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sz w:val="24"/>
          <w:szCs w:val="24"/>
        </w:rPr>
        <w:t xml:space="preserve">NETWORK THEORY APPLIED RESEARCH INSTITUTE, INC.</w:t>
      </w:r>
    </w:p>
    <w:p>
      <w:pPr>
        <w:spacing w:after="240" w:before="0"/>
        <w:jc w:val="center"/>
      </w:pPr>
      <w:r>
        <w:rPr>
          <w:b/>
          <w:bCs/>
          <w:sz w:val="36"/>
          <w:szCs w:val="36"/>
        </w:rPr>
        <w:t xml:space="preserve">BYLAWS — Tracked-Changes Integration</w:t>
      </w:r>
    </w:p>
    <w:p>
      <w:pPr>
        <w:spacing w:after="80" w:before="0"/>
        <w:jc w:val="center"/>
      </w:pPr>
      <w:r>
        <w:rPr>
          <w:i/>
          <w:iCs/>
        </w:rPr>
        <w:t xml:space="preserve">Document ID: P1-001  •  EIN: 92-3047136</w:t>
      </w:r>
    </w:p>
    <w:p>
      <w:pPr>
        <w:spacing w:after="80" w:before="0"/>
        <w:jc w:val="center"/>
      </w:pPr>
      <w:r>
        <w:rPr>
          <w:i/>
          <w:iCs/>
        </w:rPr>
        <w:t xml:space="preserve">Proposed Version: 3.0  •  Date: May 13, 2026</w:t>
      </w:r>
    </w:p>
    <w:p>
      <w:pPr>
        <w:spacing w:after="360" w:before="0"/>
        <w:jc w:val="center"/>
      </w:pPr>
      <w:r>
        <w:rPr>
          <w:i/>
          <w:iCs/>
        </w:rPr>
        <w:t xml:space="preserve">Submitted by: Jodson B. Graves, President</w:t>
      </w:r>
    </w:p>
    <w:p>
      <w:pPr>
        <w:pBdr>
          <w:bottom w:val="single" w:color="888888" w:sz="6" w:space="1"/>
        </w:pBdr>
        <w:spacing w:after="200" w:before="200"/>
      </w:pPr>
      <w:r>
        <w:t xml:space="preserve"/>
      </w:r>
    </w:p>
    <w:p>
      <w:pPr>
        <w:pStyle w:val="Heading2"/>
        <w:spacing w:after="120" w:before="240"/>
      </w:pPr>
      <w:r>
        <w:t xml:space="preserve">Editor’s Notes for Review</w:t>
      </w:r>
    </w:p>
    <w:p>
      <w:pPr>
        <w:spacing w:after="100" w:before="60" w:line="290"/>
        <w:jc w:val="left"/>
      </w:pPr>
      <w:r>
        <w:t xml:space="preserve">This document integrates four proposed amendments into the existing bylaws as tracked changes. Insertions appear with underline/colored markup; deletions appear with strikethrough. Sections of the original text not affected by any amendment appear unchanged.</w:t>
      </w:r>
    </w:p>
    <w:p>
      <w:pPr>
        <w:spacing w:after="100" w:before="60" w:line="290"/>
        <w:jc w:val="left"/>
      </w:pPr>
      <w:r>
        <w:rPr>
          <w:b/>
          <w:bCs/>
        </w:rPr>
        <w:t xml:space="preserve">Adoption thresholds:</w:t>
      </w:r>
    </w:p>
    <w:p>
      <w:pPr>
        <w:pStyle w:val="ListParagraph"/>
        <w:numPr>
          <w:ilvl w:val="0"/>
          <w:numId w:val="2"/>
        </w:numPr>
        <w:spacing w:after="60" w:before="40" w:line="290"/>
      </w:pPr>
      <w:r>
        <w:t xml:space="preserve">Amendments to Article II (§2.5 dues replacement), Article III (new §§3.10 and 3.11), Article VI (new §6.3), and new Article XI (Contributor Covenant) are bylaws amendments requiring two-thirds vote of Contributing Research Partners at a properly noticed membership meeting per §9.1.</w:t>
      </w:r>
    </w:p>
    <w:p>
      <w:pPr>
        <w:pStyle w:val="ListParagraph"/>
        <w:numPr>
          <w:ilvl w:val="0"/>
          <w:numId w:val="2"/>
        </w:numPr>
        <w:spacing w:after="60" w:before="40" w:line="290"/>
      </w:pPr>
      <w:r>
        <w:t xml:space="preserve">The Continuous Board Meeting Policy (P1-003), referenced in new §3.11 and reproduced as Appendix C, is a board policy adoptable by written consent under KRS 273.375 in the #board-of-directors channel.</w:t>
      </w:r>
    </w:p>
    <w:p>
      <w:pPr>
        <w:pStyle w:val="ListParagraph"/>
        <w:numPr>
          <w:ilvl w:val="0"/>
          <w:numId w:val="2"/>
        </w:numPr>
        <w:spacing w:after="60" w:before="40" w:line="290"/>
      </w:pPr>
      <w:r>
        <w:t xml:space="preserve">Article XI (Contributor Covenant) is drafted to operationalize rather than modify the Fundamental Commitments of §1.4. The privacy carve-out in §11.2 explicitly preserves §1.4(2). On this construction the Board takes the position that general 2/3 under §9.1 applies. The membership notice should disclose this characterization so members may raise the §1.4 procedural question at the meeting if they wish.</w:t>
      </w:r>
    </w:p>
    <w:p>
      <w:pPr>
        <w:spacing w:after="100" w:before="60" w:line="290"/>
        <w:jc w:val="left"/>
      </w:pPr>
      <w:r>
        <w:rPr>
          <w:b/>
          <w:bCs/>
        </w:rPr>
        <w:t xml:space="preserve">Design choice on §2.5 replacement:</w:t>
      </w:r>
    </w:p>
    <w:p>
      <w:pPr>
        <w:spacing w:after="100" w:before="60" w:line="290"/>
        <w:jc w:val="left"/>
      </w:pPr>
      <w:r>
        <w:t xml:space="preserve">The new tier schedule replaces the existing dues schedule in §2.5. The voting class structure of §§2.1–2.3 (Contributing Research Partners as voting; Supporting Organizations and Individual Members as non-voting) is preserved unchanged. The new tiers (General, Media, Patron, Heavy Contributor) operate as access classes available to Individual Members; Contributing Research Partner dues continue to be set by board policy under §5.3 reflecting organizational capacity. This preserves Kentucky nonprofit voting structure under KRS 273. If a different design is intended, please flag before the membership vote.</w:t>
      </w:r>
    </w:p>
    <w:p>
      <w:r>
        <w:br w:type="page"/>
      </w:r>
    </w:p>
    <w:p>
      <w:pPr>
        <w:pStyle w:val="Heading1"/>
        <w:spacing w:after="160" w:before="320"/>
        <w:jc w:val="left"/>
      </w:pPr>
      <w:r>
        <w:t xml:space="preserve">ARTICLE I: CORPORATE IDENTITY AND PURPOSE</w:t>
      </w:r>
    </w:p>
    <w:p>
      <w:pPr>
        <w:pStyle w:val="Heading2"/>
        <w:spacing w:after="120" w:before="240"/>
      </w:pPr>
      <w:r>
        <w:t xml:space="preserve">Section 1.1: Corporate Status</w:t>
      </w:r>
    </w:p>
    <w:p>
      <w:pPr>
        <w:spacing w:after="100" w:before="60" w:line="290"/>
        <w:jc w:val="left"/>
      </w:pPr>
      <w:r>
        <w:t xml:space="preserve">The Network Theory Applied Research Institute, Inc. (“Corporation”) is a nonprofit corporation organized exclusively for charitable, educational, and scientific purposes under Section 501(c)(3) of the Internal Revenue Code and KRS Chapter 273.</w:t>
      </w:r>
    </w:p>
    <w:p>
      <w:pPr>
        <w:pStyle w:val="Heading2"/>
        <w:spacing w:after="120" w:before="240"/>
      </w:pPr>
      <w:r>
        <w:t xml:space="preserve">Section 1.2: Corporate Purpose</w:t>
      </w:r>
    </w:p>
    <w:p>
      <w:pPr>
        <w:spacing w:after="100" w:before="60" w:line="290"/>
        <w:jc w:val="left"/>
      </w:pPr>
      <w:r>
        <w:t xml:space="preserve">The Corporation’s purpose is to improve the internet by developing systems, protocols, and programs that advance network technology for the global public benefit, including:</w:t>
      </w:r>
    </w:p>
    <w:p>
      <w:pPr>
        <w:pStyle w:val="ListParagraph"/>
        <w:numPr>
          <w:ilvl w:val="0"/>
          <w:numId w:val="2"/>
        </w:numPr>
        <w:spacing w:after="60" w:before="40" w:line="290"/>
      </w:pPr>
      <w:r>
        <w:t xml:space="preserve">Research and development of open-source network protocols</w:t>
      </w:r>
    </w:p>
    <w:p>
      <w:pPr>
        <w:pStyle w:val="ListParagraph"/>
        <w:numPr>
          <w:ilvl w:val="0"/>
          <w:numId w:val="2"/>
        </w:numPr>
        <w:spacing w:after="60" w:before="40" w:line="290"/>
      </w:pPr>
      <w:r>
        <w:t xml:space="preserve">Educational programs on network theory and internet infrastructure</w:t>
      </w:r>
    </w:p>
    <w:p>
      <w:pPr>
        <w:pStyle w:val="ListParagraph"/>
        <w:numPr>
          <w:ilvl w:val="0"/>
          <w:numId w:val="2"/>
        </w:numPr>
        <w:spacing w:after="60" w:before="40" w:line="290"/>
      </w:pPr>
      <w:r>
        <w:t xml:space="preserve">Scientific advancement in distributed systems and network topology</w:t>
      </w:r>
    </w:p>
    <w:p>
      <w:pPr>
        <w:pStyle w:val="ListParagraph"/>
        <w:numPr>
          <w:ilvl w:val="0"/>
          <w:numId w:val="2"/>
        </w:numPr>
        <w:spacing w:after="60" w:before="40" w:line="290"/>
      </w:pPr>
      <w:r>
        <w:t xml:space="preserve">Charitable activities that promote digital equity and internet accessibility</w:t>
      </w:r>
    </w:p>
    <w:p>
      <w:pPr>
        <w:pStyle w:val="Heading2"/>
        <w:spacing w:after="120" w:before="240"/>
      </w:pPr>
      <w:r>
        <w:t xml:space="preserve">Section 1.3: Prohibited Activities</w:t>
      </w:r>
    </w:p>
    <w:p>
      <w:pPr>
        <w:spacing w:after="100" w:before="60" w:line="290"/>
        <w:jc w:val="left"/>
      </w:pPr>
      <w:r>
        <w:t xml:space="preserve">The Corporation shall not:</w:t>
      </w:r>
    </w:p>
    <w:p>
      <w:pPr>
        <w:pStyle w:val="ListParagraph"/>
        <w:numPr>
          <w:ilvl w:val="0"/>
          <w:numId w:val="3"/>
        </w:numPr>
        <w:spacing w:after="60" w:before="40" w:line="290"/>
      </w:pPr>
      <w:r>
        <w:t xml:space="preserve">Engage in political campaigning or substantial lobbying activities as prohibited under Section 501(c)(3)</w:t>
      </w:r>
    </w:p>
    <w:p>
      <w:pPr>
        <w:pStyle w:val="ListParagraph"/>
        <w:numPr>
          <w:ilvl w:val="0"/>
          <w:numId w:val="3"/>
        </w:numPr>
        <w:spacing w:after="60" w:before="40" w:line="290"/>
      </w:pPr>
      <w:r>
        <w:t xml:space="preserve">Operate for private benefit or private inurement</w:t>
      </w:r>
    </w:p>
    <w:p>
      <w:pPr>
        <w:pStyle w:val="ListParagraph"/>
        <w:numPr>
          <w:ilvl w:val="0"/>
          <w:numId w:val="3"/>
        </w:numPr>
        <w:spacing w:after="60" w:before="40" w:line="290"/>
      </w:pPr>
      <w:r>
        <w:t xml:space="preserve">Discriminate based on protected characteristics under applicable law</w:t>
      </w:r>
    </w:p>
    <w:p>
      <w:pPr>
        <w:pStyle w:val="ListParagraph"/>
        <w:numPr>
          <w:ilvl w:val="0"/>
          <w:numId w:val="3"/>
        </w:numPr>
        <w:spacing w:after="60" w:before="40" w:line="290"/>
      </w:pPr>
      <w:r>
        <w:t xml:space="preserve">Engage in activities inconsistent with tax-exempt status under Section 501(c)(3)</w:t>
      </w:r>
    </w:p>
    <w:p>
      <w:pPr>
        <w:pStyle w:val="Heading2"/>
        <w:spacing w:after="120" w:before="240"/>
      </w:pPr>
      <w:r>
        <w:t xml:space="preserve">Section 1.4: Fundamental Commitments</w:t>
      </w:r>
    </w:p>
    <w:p>
      <w:pPr>
        <w:spacing w:after="100" w:before="60" w:line="290"/>
        <w:jc w:val="left"/>
      </w:pPr>
      <w:r>
        <w:t xml:space="preserve">The following core commitments require supermajority membership approval (two-thirds of all voting members) plus unanimous board approval to modify:</w:t>
      </w:r>
    </w:p>
    <w:p>
      <w:pPr>
        <w:pStyle w:val="ListParagraph"/>
        <w:numPr>
          <w:ilvl w:val="0"/>
          <w:numId w:val="3"/>
        </w:numPr>
        <w:spacing w:after="60" w:before="40" w:line="290"/>
      </w:pPr>
      <w:r>
        <w:t xml:space="preserve">Open-source commitment for all protocols and systems developed by the Corporation</w:t>
      </w:r>
    </w:p>
    <w:p>
      <w:pPr>
        <w:pStyle w:val="ListParagraph"/>
        <w:numPr>
          <w:ilvl w:val="0"/>
          <w:numId w:val="3"/>
        </w:numPr>
        <w:spacing w:after="60" w:before="40" w:line="290"/>
      </w:pPr>
      <w:r>
        <w:t xml:space="preserve">Privacy-first principles and user data sovereignty</w:t>
      </w:r>
    </w:p>
    <w:p>
      <w:pPr>
        <w:pStyle w:val="ListParagraph"/>
        <w:numPr>
          <w:ilvl w:val="0"/>
          <w:numId w:val="3"/>
        </w:numPr>
        <w:spacing w:after="60" w:before="40" w:line="290"/>
      </w:pPr>
      <w:r>
        <w:t xml:space="preserve">Prohibition on surveillance capitalism and data monetization practices</w:t>
      </w:r>
    </w:p>
    <w:p>
      <w:r>
        <w:br w:type="page"/>
      </w:r>
    </w:p>
    <w:p>
      <w:pPr>
        <w:pStyle w:val="Heading1"/>
        <w:spacing w:after="160" w:before="320"/>
        <w:jc w:val="left"/>
      </w:pPr>
      <w:r>
        <w:t xml:space="preserve">ARTICLE II: MEMBERSHIP</w:t>
      </w:r>
    </w:p>
    <w:p>
      <w:pPr>
        <w:pStyle w:val="Heading2"/>
        <w:spacing w:after="120" w:before="240"/>
      </w:pPr>
      <w:r>
        <w:t xml:space="preserve">Section 2.1: Membership Classes</w:t>
      </w:r>
    </w:p>
    <w:p>
      <w:pPr>
        <w:spacing w:after="100" w:before="60" w:line="290"/>
        <w:jc w:val="left"/>
      </w:pPr>
      <w:r>
        <w:t xml:space="preserve">The Corporation shall have three classes of members:</w:t>
      </w:r>
    </w:p>
    <w:p>
      <w:pPr>
        <w:spacing w:after="100" w:before="60" w:line="290"/>
        <w:jc w:val="left"/>
      </w:pPr>
      <w:r>
        <w:t xml:space="preserve">(a) Contributing Research Partners: Organizations actively participating in protocol research, development, or significant implementation efforts that advance the Corporation’s mission. Contributing Research Partners are voting members with full membership rights under these bylaws.</w:t>
      </w:r>
    </w:p>
    <w:p>
      <w:pPr>
        <w:spacing w:after="100" w:before="60" w:line="290"/>
        <w:jc w:val="left"/>
      </w:pPr>
      <w:r>
        <w:t xml:space="preserve">(b) Supporting Organizations: Entities implementing NTARI protocols or supporting the Corporation’s mission through financial contributions, seeking access to technical support, training, and community participation. Supporting Organizations are non-voting members.</w:t>
      </w:r>
    </w:p>
    <w:p>
      <w:pPr>
        <w:spacing w:after="100" w:before="60" w:line="290"/>
        <w:jc w:val="left"/>
      </w:pPr>
      <w:r>
        <w:t xml:space="preserve">(c) Individual Members: Persons supporting the Corporation’s mission through contributions and community participation. Individual Members are non-voting members.</w:t>
      </w:r>
    </w:p>
    <w:p>
      <w:pPr>
        <w:pStyle w:val="Heading2"/>
        <w:spacing w:after="120" w:before="240"/>
      </w:pPr>
      <w:r>
        <w:t xml:space="preserve">Section 2.2: Contributing Research Partner Eligibility</w:t>
      </w:r>
    </w:p>
    <w:p>
      <w:pPr>
        <w:spacing w:after="100" w:before="60" w:line="290"/>
        <w:jc w:val="left"/>
      </w:pPr>
      <w:r>
        <w:t xml:space="preserve">To qualify as a Contributing Research Partner, an organization must:</w:t>
      </w:r>
    </w:p>
    <w:p>
      <w:pPr>
        <w:pStyle w:val="ListParagraph"/>
        <w:numPr>
          <w:ilvl w:val="0"/>
          <w:numId w:val="3"/>
        </w:numPr>
        <w:spacing w:after="60" w:before="40" w:line="290"/>
      </w:pPr>
      <w:r>
        <w:t xml:space="preserve">Demonstrate alignment with the Corporation’s mission and fundamental commitments</w:t>
      </w:r>
    </w:p>
    <w:p>
      <w:pPr>
        <w:pStyle w:val="ListParagraph"/>
        <w:numPr>
          <w:ilvl w:val="0"/>
          <w:numId w:val="3"/>
        </w:numPr>
        <w:spacing w:after="60" w:before="40" w:line="290"/>
      </w:pPr>
      <w:r>
        <w:t xml:space="preserve">Possess organizational capacity and technical expertise in network theory, distributed systems, internet infrastructure, or related fields</w:t>
      </w:r>
    </w:p>
    <w:p>
      <w:pPr>
        <w:pStyle w:val="ListParagraph"/>
        <w:numPr>
          <w:ilvl w:val="0"/>
          <w:numId w:val="3"/>
        </w:numPr>
        <w:spacing w:after="60" w:before="40" w:line="290"/>
      </w:pPr>
      <w:r>
        <w:t xml:space="preserve">Commit to active participation in at least one Corporation working group or research initiative annually</w:t>
      </w:r>
    </w:p>
    <w:p>
      <w:pPr>
        <w:pStyle w:val="ListParagraph"/>
        <w:numPr>
          <w:ilvl w:val="0"/>
          <w:numId w:val="3"/>
        </w:numPr>
        <w:spacing w:after="60" w:before="40" w:line="290"/>
      </w:pPr>
      <w:r>
        <w:t xml:space="preserve">Agree to share research findings, implementation experiences, or code contributions consistent with open-source principles</w:t>
      </w:r>
    </w:p>
    <w:p>
      <w:pPr>
        <w:pStyle w:val="ListParagraph"/>
        <w:numPr>
          <w:ilvl w:val="0"/>
          <w:numId w:val="3"/>
        </w:numPr>
        <w:spacing w:after="60" w:before="40" w:line="290"/>
      </w:pPr>
      <w:r>
        <w:t xml:space="preserve">Meet financial obligations as established by board policy</w:t>
      </w:r>
    </w:p>
    <w:p>
      <w:pPr>
        <w:pStyle w:val="ListParagraph"/>
        <w:numPr>
          <w:ilvl w:val="0"/>
          <w:numId w:val="3"/>
        </w:numPr>
        <w:spacing w:after="60" w:before="40" w:line="290"/>
      </w:pPr>
      <w:r>
        <w:t xml:space="preserve">Satisfy additional criteria established by board policy resolution</w:t>
      </w:r>
    </w:p>
    <w:p>
      <w:pPr>
        <w:spacing w:after="100" w:before="60" w:line="290"/>
        <w:jc w:val="left"/>
      </w:pPr>
      <w:r>
        <w:t xml:space="preserve">The Board shall establish detailed eligibility requirements, application procedures, and approval processes by policy resolution.</w:t>
      </w:r>
    </w:p>
    <w:p>
      <w:pPr>
        <w:pStyle w:val="Heading2"/>
        <w:spacing w:after="120" w:before="240"/>
      </w:pPr>
      <w:r>
        <w:t xml:space="preserve">Section 2.3: Membership Rights and Authority</w:t>
      </w:r>
    </w:p>
    <w:p>
      <w:pPr>
        <w:spacing w:after="100" w:before="60" w:line="290"/>
        <w:jc w:val="left"/>
      </w:pPr>
      <w:r>
        <w:t xml:space="preserve">Contributing Research Partners (Voting Members) shall have authority to:</w:t>
      </w:r>
    </w:p>
    <w:p>
      <w:pPr>
        <w:pStyle w:val="ListParagraph"/>
        <w:numPr>
          <w:ilvl w:val="0"/>
          <w:numId w:val="3"/>
        </w:numPr>
        <w:spacing w:after="60" w:before="40" w:line="290"/>
      </w:pPr>
      <w:r>
        <w:t xml:space="preserve">Elect directors as provided in these bylaws</w:t>
      </w:r>
    </w:p>
    <w:p>
      <w:pPr>
        <w:pStyle w:val="ListParagraph"/>
        <w:numPr>
          <w:ilvl w:val="0"/>
          <w:numId w:val="3"/>
        </w:numPr>
        <w:spacing w:after="60" w:before="40" w:line="290"/>
      </w:pPr>
      <w:r>
        <w:t xml:space="preserve">Vote on matters requiring membership approval under these bylaws or Kentucky law</w:t>
      </w:r>
    </w:p>
    <w:p>
      <w:pPr>
        <w:pStyle w:val="ListParagraph"/>
        <w:numPr>
          <w:ilvl w:val="0"/>
          <w:numId w:val="3"/>
        </w:numPr>
        <w:spacing w:after="60" w:before="40" w:line="290"/>
      </w:pPr>
      <w:r>
        <w:t xml:space="preserve">Amend these bylaws as provided herein</w:t>
      </w:r>
    </w:p>
    <w:p>
      <w:pPr>
        <w:pStyle w:val="ListParagraph"/>
        <w:numPr>
          <w:ilvl w:val="0"/>
          <w:numId w:val="3"/>
        </w:numPr>
        <w:spacing w:after="60" w:before="40" w:line="290"/>
      </w:pPr>
      <w:r>
        <w:t xml:space="preserve">Approve fundamental changes to the Corporation as required by law</w:t>
      </w:r>
    </w:p>
    <w:p>
      <w:pPr>
        <w:pStyle w:val="ListParagraph"/>
        <w:numPr>
          <w:ilvl w:val="0"/>
          <w:numId w:val="3"/>
        </w:numPr>
        <w:spacing w:after="60" w:before="40" w:line="290"/>
      </w:pPr>
      <w:r>
        <w:t xml:space="preserve">Participate in working groups with voice in technical governance</w:t>
      </w:r>
    </w:p>
    <w:p>
      <w:pPr>
        <w:spacing w:after="100" w:before="60" w:line="290"/>
        <w:jc w:val="left"/>
      </w:pPr>
      <w:r>
        <w:t xml:space="preserve">Supporting Organizations shall have rights to:</w:t>
      </w:r>
    </w:p>
    <w:p>
      <w:pPr>
        <w:pStyle w:val="ListParagraph"/>
        <w:numPr>
          <w:ilvl w:val="0"/>
          <w:numId w:val="3"/>
        </w:numPr>
        <w:spacing w:after="60" w:before="40" w:line="290"/>
      </w:pPr>
      <w:r>
        <w:t xml:space="preserve">Access technical support and services as defined by membership tier</w:t>
      </w:r>
    </w:p>
    <w:p>
      <w:pPr>
        <w:pStyle w:val="ListParagraph"/>
        <w:numPr>
          <w:ilvl w:val="0"/>
          <w:numId w:val="3"/>
        </w:numPr>
        <w:spacing w:after="60" w:before="40" w:line="290"/>
      </w:pPr>
      <w:r>
        <w:t xml:space="preserve">Participate in implementation forums and community discussions</w:t>
      </w:r>
    </w:p>
    <w:p>
      <w:pPr>
        <w:pStyle w:val="ListParagraph"/>
        <w:numPr>
          <w:ilvl w:val="0"/>
          <w:numId w:val="3"/>
        </w:numPr>
        <w:spacing w:after="60" w:before="40" w:line="290"/>
      </w:pPr>
      <w:r>
        <w:t xml:space="preserve">Receive Corporation publications and research updates</w:t>
      </w:r>
    </w:p>
    <w:p>
      <w:pPr>
        <w:pStyle w:val="ListParagraph"/>
        <w:numPr>
          <w:ilvl w:val="0"/>
          <w:numId w:val="3"/>
        </w:numPr>
        <w:spacing w:after="60" w:before="40" w:line="290"/>
      </w:pPr>
      <w:r>
        <w:t xml:space="preserve">Attend member events subject to board policies</w:t>
      </w:r>
    </w:p>
    <w:p>
      <w:pPr>
        <w:spacing w:after="100" w:before="60" w:line="290"/>
        <w:jc w:val="left"/>
      </w:pPr>
      <w:r>
        <w:t xml:space="preserve">Individual Members shall have rights to:</w:t>
      </w:r>
    </w:p>
    <w:p>
      <w:pPr>
        <w:pStyle w:val="ListParagraph"/>
        <w:numPr>
          <w:ilvl w:val="0"/>
          <w:numId w:val="3"/>
        </w:numPr>
        <w:spacing w:after="60" w:before="40" w:line="290"/>
      </w:pPr>
      <w:r>
        <w:t xml:space="preserve">Participate in community forums and discussions</w:t>
      </w:r>
    </w:p>
    <w:p>
      <w:pPr>
        <w:pStyle w:val="ListParagraph"/>
        <w:numPr>
          <w:ilvl w:val="0"/>
          <w:numId w:val="3"/>
        </w:numPr>
        <w:spacing w:after="60" w:before="40" w:line="290"/>
      </w:pPr>
      <w:r>
        <w:t xml:space="preserve">Receive Corporation newsletters and updates</w:t>
      </w:r>
    </w:p>
    <w:p>
      <w:pPr>
        <w:pStyle w:val="ListParagraph"/>
        <w:numPr>
          <w:ilvl w:val="0"/>
          <w:numId w:val="3"/>
        </w:numPr>
        <w:spacing w:after="60" w:before="40" w:line="290"/>
      </w:pPr>
      <w:r>
        <w:t xml:space="preserve">Attend member events subject to board policies</w:t>
      </w:r>
    </w:p>
    <w:p>
      <w:pPr>
        <w:pStyle w:val="Heading2"/>
        <w:spacing w:after="120" w:before="240"/>
      </w:pPr>
      <w:r>
        <w:t xml:space="preserve">Section 2.4: Membership Meetings</w:t>
      </w:r>
    </w:p>
    <w:p>
      <w:pPr>
        <w:spacing w:after="100" w:before="60" w:line="290"/>
        <w:jc w:val="left"/>
      </w:pPr>
      <w:r>
        <w:t xml:space="preserve">Annual Meetings: The Corporation shall hold an annual membership meeting during the fourth quarter of each fiscal year, at such time and place as determined by the Board of Directors.</w:t>
      </w:r>
    </w:p>
    <w:p>
      <w:pPr>
        <w:spacing w:after="100" w:before="60" w:line="290"/>
        <w:jc w:val="left"/>
      </w:pPr>
      <w:r>
        <w:t xml:space="preserve">Special Meetings: Special meetings of Contributing Research Partners may be called by:</w:t>
      </w:r>
    </w:p>
    <w:p>
      <w:pPr>
        <w:pStyle w:val="ListParagraph"/>
        <w:numPr>
          <w:ilvl w:val="0"/>
          <w:numId w:val="2"/>
        </w:numPr>
        <w:spacing w:after="60" w:before="40" w:line="290"/>
      </w:pPr>
      <w:r>
        <w:t xml:space="preserve">The Board of Directors</w:t>
      </w:r>
    </w:p>
    <w:p>
      <w:pPr>
        <w:pStyle w:val="ListParagraph"/>
        <w:numPr>
          <w:ilvl w:val="0"/>
          <w:numId w:val="2"/>
        </w:numPr>
        <w:spacing w:after="60" w:before="40" w:line="290"/>
      </w:pPr>
      <w:r>
        <w:t xml:space="preserve">The President</w:t>
      </w:r>
    </w:p>
    <w:p>
      <w:pPr>
        <w:pStyle w:val="ListParagraph"/>
        <w:numPr>
          <w:ilvl w:val="0"/>
          <w:numId w:val="2"/>
        </w:numPr>
        <w:spacing w:after="60" w:before="40" w:line="290"/>
      </w:pPr>
      <w:r>
        <w:t xml:space="preserve">Twenty percent (20%) of Contributing Research Partners in good standing</w:t>
      </w:r>
    </w:p>
    <w:p>
      <w:pPr>
        <w:spacing w:after="100" w:before="60" w:line="290"/>
        <w:jc w:val="left"/>
      </w:pPr>
      <w:r>
        <w:t xml:space="preserve">Notice: Written notice of membership meetings shall be given to all Contributing Research Partners not less than ten (10) nor more than thirty-five (35) days before the meeting date, stating the place, date, hour, and purpose of the meeting. Supporting Organizations and Individual Members may be notified of meetings at board discretion.</w:t>
      </w:r>
    </w:p>
    <w:p>
      <w:pPr>
        <w:spacing w:after="100" w:before="60" w:line="290"/>
        <w:jc w:val="left"/>
      </w:pPr>
      <w:r>
        <w:t xml:space="preserve">Quorum: Contributing Research Partners holding one-tenth (1/10) of the votes entitled to be cast, represented in person or by proxy, shall constitute a quorum.</w:t>
      </w:r>
    </w:p>
    <w:p>
      <w:pPr>
        <w:spacing w:after="100" w:before="60" w:line="290"/>
        <w:jc w:val="left"/>
      </w:pPr>
      <w:r>
        <w:t xml:space="preserve">Voting: Each Contributing Research Partner in good standing shall be entitled to one vote. Members may vote by proxy in accordance with applicable law. Only Contributing Research Partners may vote on matters before the membership.</w:t>
      </w:r>
    </w:p>
    <w:p>
      <w:pPr>
        <w:pStyle w:val="Heading2"/>
        <w:spacing w:after="120" w:before="240"/>
      </w:pPr>
      <w:r>
        <w:t xml:space="preserve">Section 2.5: Membership Dues and Fees</w:t>
      </w:r>
    </w:p>
    <w:p>
      <w:pPr>
        <w:shd w:fill="FCE4D6" w:val="clear"/>
        <w:spacing w:after="80" w:before="160"/>
      </w:pPr>
      <w:del w:id="1" w:author="Jodson B. Graves" w:date="2026-05-13T12:00:00Z">
        <w:r>
          <w:rPr>
            <w:b/>
            <w:bCs/>
            <w:color w:val="8B0000"/>
          </w:rPr>
          <w:delText xml:space="preserve">  — BEGIN DELETION (existing §2.5 text replaced by new tier schedule below) —  </w:delText>
        </w:r>
      </w:del>
    </w:p>
    <w:p>
      <w:pPr>
        <w:spacing w:after="100" w:before="60" w:line="290"/>
        <w:jc w:val="left"/>
      </w:pPr>
      <w:del w:id="2" w:author="Jodson B. Graves" w:date="2026-05-13T12:00:00Z">
        <w:r>
          <w:delText xml:space="preserve">Dues Obligation: All membership classes shall pay annual dues as established by board policy resolution. Dues structures shall reflect organizational capacity, benefits received, and fair market value of services provided.</w:delText>
        </w:r>
      </w:del>
    </w:p>
    <w:p>
      <w:pPr>
        <w:spacing w:after="100" w:before="60" w:line="290"/>
        <w:jc w:val="left"/>
      </w:pPr>
      <w:del w:id="3" w:author="Jodson B. Graves" w:date="2026-05-13T12:00:00Z">
        <w:r>
          <w:delText xml:space="preserve">Value Exchange Requirement: All dues and fees must represent genuine exchange of value and support of collaboration infrastructure, technical services, educational programs, and community resources. Dues shall not be charged for access to open-source protocols or systems, which remain freely available to all.</w:delText>
        </w:r>
      </w:del>
    </w:p>
    <w:p>
      <w:pPr>
        <w:spacing w:after="100" w:before="60" w:line="290"/>
        <w:jc w:val="left"/>
      </w:pPr>
      <w:del w:id="4" w:author="Jodson B. Graves" w:date="2026-05-13T12:00:00Z">
        <w:r>
          <w:delText xml:space="preserve">Non-Payment: Members who fail to pay dues within thirty (30) days of the due date shall be considered not in good standing and may have membership privileges suspended. The Board shall establish reinstatement procedures by policy.</w:delText>
        </w:r>
      </w:del>
    </w:p>
    <w:p>
      <w:pPr>
        <w:shd w:fill="FCE4D6" w:val="clear"/>
        <w:spacing w:after="80" w:before="160"/>
      </w:pPr>
      <w:del w:id="5" w:author="Jodson B. Graves" w:date="2026-05-13T12:00:00Z">
        <w:r>
          <w:rPr>
            <w:b/>
            <w:bCs/>
            <w:color w:val="8B0000"/>
          </w:rPr>
          <w:delText xml:space="preserve">  — END DELETION —  </w:delText>
        </w:r>
      </w:del>
    </w:p>
    <w:p>
      <w:pPr>
        <w:shd w:fill="FFF2CC" w:val="clear"/>
        <w:spacing w:after="80" w:before="160"/>
      </w:pPr>
      <w:ins w:id="6" w:author="Jodson B. Graves" w:date="2026-05-13T12:00:00Z">
        <w:r>
          <w:rPr>
            <w:b/>
            <w:bCs/>
            <w:color w:val="7F5F00"/>
          </w:rPr>
          <w:t xml:space="preserve">  — BEGIN INSERTION (Amendment Three — new §2.5) —  </w:t>
        </w:r>
      </w:ins>
    </w:p>
    <w:p>
      <w:pPr>
        <w:spacing w:after="100" w:before="60" w:line="290"/>
        <w:jc w:val="left"/>
      </w:pPr>
      <w:ins w:id="7" w:author="Jodson B. Graves" w:date="2026-05-13T12:00:00Z">
        <w:r>
          <w:t xml:space="preserve">Dues Obligation: All membership classes shall pay annual dues as established by board policy resolution. Dues structures shall reflect organizational capacity, benefits received, and fair market value of services provided. Access to tooling under the schedule below shall be provisioned through NTARI shared workspaces; the Institute provisions access and does not reimburse for individually procured tooling.</w:t>
        </w:r>
      </w:ins>
    </w:p>
    <w:p>
      <w:pPr>
        <w:spacing w:after="100" w:before="60" w:line="290"/>
        <w:jc w:val="left"/>
      </w:pPr>
      <w:ins w:id="8" w:author="Jodson B. Graves" w:date="2026-05-13T12:00:00Z">
        <w:r>
          <w:t xml:space="preserve">Value Exchange Requirement: All dues and fees must represent genuine exchange of value and support of collaboration infrastructure, technical services, educational programs, and community resources. Dues shall not be charged for access to open-source protocols or systems, which remain freely available to all.</w:t>
        </w:r>
      </w:ins>
    </w:p>
    <w:p>
      <w:pPr>
        <w:spacing w:after="100" w:before="60" w:line="290"/>
        <w:jc w:val="left"/>
      </w:pPr>
      <w:ins w:id="9" w:author="Jodson B. Graves" w:date="2026-05-13T12:00:00Z">
        <w:r>
          <w:t xml:space="preserve">Schedule of Memberships: The membership classes of the Institute include the following access tiers available to Individual Members. The Board may, by written consent, adjust dues amounts or add new tiers; tier descriptions and dues are otherwise as set forth herein. Contributing Research Partner dues continue to be set by board policy under §5.3.</w:t>
        </w:r>
      </w:ins>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BF8F00" w:sz="6"/>
              <w:left w:val="single" w:color="BF8F00" w:sz="6"/>
              <w:bottom w:val="single" w:color="BF8F00" w:sz="6"/>
              <w:right w:val="single" w:color="BF8F00" w:sz="6"/>
            </w:tcBorders>
            <w:shd w:fill="FFF2CC" w:val="clear"/>
            <w:tcMar>
              <w:top w:type="dxa" w:w="100"/>
              <w:left w:type="dxa" w:w="140"/>
              <w:bottom w:type="dxa" w:w="100"/>
              <w:right w:type="dxa" w:w="140"/>
            </w:tcMar>
          </w:tcPr>
          <w:p>
            <w:pPr>
              <w:spacing w:after="40" w:before="40"/>
            </w:pPr>
            <w:ins w:id="10" w:author="Jodson B. Graves" w:date="2026-05-13T12:00:00Z">
              <w:r>
                <w:rPr>
                  <w:b/>
                  <w:bCs/>
                </w:rPr>
                <w:t xml:space="preserve">Class</w:t>
              </w:r>
            </w:ins>
          </w:p>
        </w:tc>
        <w:tc>
          <w:tcPr>
            <w:tcW w:type="dxa" w:w="1200"/>
            <w:tcBorders>
              <w:top w:val="single" w:color="BF8F00" w:sz="6"/>
              <w:left w:val="single" w:color="BF8F00" w:sz="6"/>
              <w:bottom w:val="single" w:color="BF8F00" w:sz="6"/>
              <w:right w:val="single" w:color="BF8F00" w:sz="6"/>
            </w:tcBorders>
            <w:shd w:fill="FFF2CC" w:val="clear"/>
            <w:tcMar>
              <w:top w:type="dxa" w:w="100"/>
              <w:left w:type="dxa" w:w="140"/>
              <w:bottom w:type="dxa" w:w="100"/>
              <w:right w:type="dxa" w:w="140"/>
            </w:tcMar>
          </w:tcPr>
          <w:p>
            <w:pPr>
              <w:spacing w:after="40" w:before="40"/>
            </w:pPr>
            <w:ins w:id="11" w:author="Jodson B. Graves" w:date="2026-05-13T12:00:00Z">
              <w:r>
                <w:rPr>
                  <w:b/>
                  <w:bCs/>
                </w:rPr>
                <w:t xml:space="preserve">Monthly Dues</w:t>
              </w:r>
            </w:ins>
          </w:p>
        </w:tc>
        <w:tc>
          <w:tcPr>
            <w:tcW w:type="dxa" w:w="5960"/>
            <w:tcBorders>
              <w:top w:val="single" w:color="BF8F00" w:sz="6"/>
              <w:left w:val="single" w:color="BF8F00" w:sz="6"/>
              <w:bottom w:val="single" w:color="BF8F00" w:sz="6"/>
              <w:right w:val="single" w:color="BF8F00" w:sz="6"/>
            </w:tcBorders>
            <w:shd w:fill="FFF2CC" w:val="clear"/>
            <w:tcMar>
              <w:top w:type="dxa" w:w="100"/>
              <w:left w:type="dxa" w:w="140"/>
              <w:bottom w:type="dxa" w:w="100"/>
              <w:right w:type="dxa" w:w="140"/>
            </w:tcMar>
          </w:tcPr>
          <w:p>
            <w:pPr>
              <w:spacing w:after="40" w:before="40"/>
            </w:pPr>
            <w:ins w:id="12" w:author="Jodson B. Graves" w:date="2026-05-13T12:00:00Z">
              <w:r>
                <w:rPr>
                  <w:b/>
                  <w:bCs/>
                </w:rPr>
                <w:t xml:space="preserve">Access</w:t>
              </w:r>
            </w:ins>
          </w:p>
        </w:tc>
      </w:tr>
      <w:tr>
        <w:trPr>
          <w:tblHeader w:val="false"/>
        </w:trPr>
        <w:tc>
          <w:tcPr>
            <w:tcW w:type="dxa" w:w="2200"/>
            <w:tcBorders>
              <w:top w:val="single" w:color="BF8F00" w:sz="6"/>
              <w:left w:val="single" w:color="BF8F00" w:sz="6"/>
              <w:bottom w:val="single" w:color="BF8F00" w:sz="6"/>
              <w:right w:val="single" w:color="BF8F00" w:sz="6"/>
            </w:tcBorders>
            <w:shd w:fill="FFFCEF" w:val="clear"/>
            <w:tcMar>
              <w:top w:type="dxa" w:w="100"/>
              <w:left w:type="dxa" w:w="140"/>
              <w:bottom w:type="dxa" w:w="100"/>
              <w:right w:type="dxa" w:w="140"/>
            </w:tcMar>
          </w:tcPr>
          <w:p>
            <w:pPr>
              <w:spacing w:after="40" w:before="40"/>
            </w:pPr>
            <w:ins w:id="13" w:author="Jodson B. Graves" w:date="2026-05-13T12:00:00Z">
              <w:r>
                <w:rPr>
                  <w:b w:val="false"/>
                  <w:bCs w:val="false"/>
                </w:rPr>
                <w:t xml:space="preserve">General Membership</w:t>
              </w:r>
            </w:ins>
          </w:p>
        </w:tc>
        <w:tc>
          <w:tcPr>
            <w:tcW w:type="dxa" w:w="1200"/>
            <w:tcBorders>
              <w:top w:val="single" w:color="BF8F00" w:sz="6"/>
              <w:left w:val="single" w:color="BF8F00" w:sz="6"/>
              <w:bottom w:val="single" w:color="BF8F00" w:sz="6"/>
              <w:right w:val="single" w:color="BF8F00" w:sz="6"/>
            </w:tcBorders>
            <w:shd w:fill="FFFCEF" w:val="clear"/>
            <w:tcMar>
              <w:top w:type="dxa" w:w="100"/>
              <w:left w:type="dxa" w:w="140"/>
              <w:bottom w:type="dxa" w:w="100"/>
              <w:right w:type="dxa" w:w="140"/>
            </w:tcMar>
          </w:tcPr>
          <w:p>
            <w:pPr>
              <w:spacing w:after="40" w:before="40"/>
            </w:pPr>
            <w:ins w:id="14" w:author="Jodson B. Graves" w:date="2026-05-13T12:00:00Z">
              <w:r>
                <w:rPr>
                  <w:b w:val="false"/>
                  <w:bCs w:val="false"/>
                </w:rPr>
                <w:t xml:space="preserve">$15</w:t>
              </w:r>
            </w:ins>
          </w:p>
        </w:tc>
        <w:tc>
          <w:tcPr>
            <w:tcW w:type="dxa" w:w="5960"/>
            <w:tcBorders>
              <w:top w:val="single" w:color="BF8F00" w:sz="6"/>
              <w:left w:val="single" w:color="BF8F00" w:sz="6"/>
              <w:bottom w:val="single" w:color="BF8F00" w:sz="6"/>
              <w:right w:val="single" w:color="BF8F00" w:sz="6"/>
            </w:tcBorders>
            <w:shd w:fill="FFFCEF" w:val="clear"/>
            <w:tcMar>
              <w:top w:type="dxa" w:w="100"/>
              <w:left w:type="dxa" w:w="140"/>
              <w:bottom w:type="dxa" w:w="100"/>
              <w:right w:type="dxa" w:w="140"/>
            </w:tcMar>
          </w:tcPr>
          <w:p>
            <w:pPr>
              <w:spacing w:after="40" w:before="40"/>
            </w:pPr>
            <w:ins w:id="15" w:author="Jodson B. Graves" w:date="2026-05-13T12:00:00Z">
              <w:r>
                <w:rPr>
                  <w:b w:val="false"/>
                  <w:bCs w:val="false"/>
                </w:rPr>
                <w:t xml:space="preserve">Enterprise AI access (Gemini, Claude, NotebookLM) and tools for general contributions.</w:t>
              </w:r>
            </w:ins>
          </w:p>
        </w:tc>
      </w:tr>
      <w:tr>
        <w:trPr>
          <w:tblHeader w:val="false"/>
        </w:trPr>
        <w:tc>
          <w:tcPr>
            <w:tcW w:type="dxa" w:w="2200"/>
            <w:tcBorders>
              <w:top w:val="single" w:color="BF8F00" w:sz="6"/>
              <w:left w:val="single" w:color="BF8F00" w:sz="6"/>
              <w:bottom w:val="single" w:color="BF8F00" w:sz="6"/>
              <w:right w:val="single" w:color="BF8F00" w:sz="6"/>
            </w:tcBorders>
            <w:shd w:fill="FFFCEF" w:val="clear"/>
            <w:tcMar>
              <w:top w:type="dxa" w:w="100"/>
              <w:left w:type="dxa" w:w="140"/>
              <w:bottom w:type="dxa" w:w="100"/>
              <w:right w:type="dxa" w:w="140"/>
            </w:tcMar>
          </w:tcPr>
          <w:p>
            <w:pPr>
              <w:spacing w:after="40" w:before="40"/>
            </w:pPr>
            <w:ins w:id="16" w:author="Jodson B. Graves" w:date="2026-05-13T12:00:00Z">
              <w:r>
                <w:rPr>
                  <w:b w:val="false"/>
                  <w:bCs w:val="false"/>
                </w:rPr>
                <w:t xml:space="preserve">Media Membership</w:t>
              </w:r>
            </w:ins>
          </w:p>
        </w:tc>
        <w:tc>
          <w:tcPr>
            <w:tcW w:type="dxa" w:w="1200"/>
            <w:tcBorders>
              <w:top w:val="single" w:color="BF8F00" w:sz="6"/>
              <w:left w:val="single" w:color="BF8F00" w:sz="6"/>
              <w:bottom w:val="single" w:color="BF8F00" w:sz="6"/>
              <w:right w:val="single" w:color="BF8F00" w:sz="6"/>
            </w:tcBorders>
            <w:shd w:fill="FFFCEF" w:val="clear"/>
            <w:tcMar>
              <w:top w:type="dxa" w:w="100"/>
              <w:left w:type="dxa" w:w="140"/>
              <w:bottom w:type="dxa" w:w="100"/>
              <w:right w:type="dxa" w:w="140"/>
            </w:tcMar>
          </w:tcPr>
          <w:p>
            <w:pPr>
              <w:spacing w:after="40" w:before="40"/>
            </w:pPr>
            <w:ins w:id="17" w:author="Jodson B. Graves" w:date="2026-05-13T12:00:00Z">
              <w:r>
                <w:rPr>
                  <w:b w:val="false"/>
                  <w:bCs w:val="false"/>
                </w:rPr>
                <w:t xml:space="preserve">$25</w:t>
              </w:r>
            </w:ins>
          </w:p>
        </w:tc>
        <w:tc>
          <w:tcPr>
            <w:tcW w:type="dxa" w:w="5960"/>
            <w:tcBorders>
              <w:top w:val="single" w:color="BF8F00" w:sz="6"/>
              <w:left w:val="single" w:color="BF8F00" w:sz="6"/>
              <w:bottom w:val="single" w:color="BF8F00" w:sz="6"/>
              <w:right w:val="single" w:color="BF8F00" w:sz="6"/>
            </w:tcBorders>
            <w:shd w:fill="FFFCEF" w:val="clear"/>
            <w:tcMar>
              <w:top w:type="dxa" w:w="100"/>
              <w:left w:type="dxa" w:w="140"/>
              <w:bottom w:type="dxa" w:w="100"/>
              <w:right w:type="dxa" w:w="140"/>
            </w:tcMar>
          </w:tcPr>
          <w:p>
            <w:pPr>
              <w:spacing w:after="40" w:before="40"/>
            </w:pPr>
            <w:ins w:id="18" w:author="Jodson B. Graves" w:date="2026-05-13T12:00:00Z">
              <w:r>
                <w:rPr>
                  <w:b w:val="false"/>
                  <w:bCs w:val="false"/>
                </w:rPr>
                <w:t xml:space="preserve">Enterprise AI collection plus Canva and Eleven Labs.</w:t>
              </w:r>
            </w:ins>
          </w:p>
        </w:tc>
      </w:tr>
      <w:tr>
        <w:trPr>
          <w:tblHeader w:val="false"/>
        </w:trPr>
        <w:tc>
          <w:tcPr>
            <w:tcW w:type="dxa" w:w="2200"/>
            <w:tcBorders>
              <w:top w:val="single" w:color="BF8F00" w:sz="6"/>
              <w:left w:val="single" w:color="BF8F00" w:sz="6"/>
              <w:bottom w:val="single" w:color="BF8F00" w:sz="6"/>
              <w:right w:val="single" w:color="BF8F00" w:sz="6"/>
            </w:tcBorders>
            <w:shd w:fill="FFFCEF" w:val="clear"/>
            <w:tcMar>
              <w:top w:type="dxa" w:w="100"/>
              <w:left w:type="dxa" w:w="140"/>
              <w:bottom w:type="dxa" w:w="100"/>
              <w:right w:type="dxa" w:w="140"/>
            </w:tcMar>
          </w:tcPr>
          <w:p>
            <w:pPr>
              <w:spacing w:after="40" w:before="40"/>
            </w:pPr>
            <w:ins w:id="19" w:author="Jodson B. Graves" w:date="2026-05-13T12:00:00Z">
              <w:r>
                <w:rPr>
                  <w:b w:val="false"/>
                  <w:bCs w:val="false"/>
                </w:rPr>
                <w:t xml:space="preserve">Patron Membership</w:t>
              </w:r>
            </w:ins>
          </w:p>
        </w:tc>
        <w:tc>
          <w:tcPr>
            <w:tcW w:type="dxa" w:w="1200"/>
            <w:tcBorders>
              <w:top w:val="single" w:color="BF8F00" w:sz="6"/>
              <w:left w:val="single" w:color="BF8F00" w:sz="6"/>
              <w:bottom w:val="single" w:color="BF8F00" w:sz="6"/>
              <w:right w:val="single" w:color="BF8F00" w:sz="6"/>
            </w:tcBorders>
            <w:shd w:fill="FFFCEF" w:val="clear"/>
            <w:tcMar>
              <w:top w:type="dxa" w:w="100"/>
              <w:left w:type="dxa" w:w="140"/>
              <w:bottom w:type="dxa" w:w="100"/>
              <w:right w:type="dxa" w:w="140"/>
            </w:tcMar>
          </w:tcPr>
          <w:p>
            <w:pPr>
              <w:spacing w:after="40" w:before="40"/>
            </w:pPr>
            <w:ins w:id="20" w:author="Jodson B. Graves" w:date="2026-05-13T12:00:00Z">
              <w:r>
                <w:rPr>
                  <w:b w:val="false"/>
                  <w:bCs w:val="false"/>
                </w:rPr>
                <w:t xml:space="preserve">$30</w:t>
              </w:r>
            </w:ins>
          </w:p>
        </w:tc>
        <w:tc>
          <w:tcPr>
            <w:tcW w:type="dxa" w:w="5960"/>
            <w:tcBorders>
              <w:top w:val="single" w:color="BF8F00" w:sz="6"/>
              <w:left w:val="single" w:color="BF8F00" w:sz="6"/>
              <w:bottom w:val="single" w:color="BF8F00" w:sz="6"/>
              <w:right w:val="single" w:color="BF8F00" w:sz="6"/>
            </w:tcBorders>
            <w:shd w:fill="FFFCEF" w:val="clear"/>
            <w:tcMar>
              <w:top w:type="dxa" w:w="100"/>
              <w:left w:type="dxa" w:w="140"/>
              <w:bottom w:type="dxa" w:w="100"/>
              <w:right w:type="dxa" w:w="140"/>
            </w:tcMar>
          </w:tcPr>
          <w:p>
            <w:pPr>
              <w:spacing w:after="40" w:before="40"/>
            </w:pPr>
            <w:ins w:id="21" w:author="Jodson B. Graves" w:date="2026-05-13T12:00:00Z">
              <w:r>
                <w:rPr>
                  <w:b w:val="false"/>
                  <w:bCs w:val="false"/>
                </w:rPr>
                <w:t xml:space="preserve">Member’s choice of General or Media tooling; a greater share of dues is directed to NTARI’s operational budget.</w:t>
              </w:r>
            </w:ins>
          </w:p>
        </w:tc>
      </w:tr>
      <w:tr>
        <w:trPr>
          <w:tblHeader w:val="false"/>
        </w:trPr>
        <w:tc>
          <w:tcPr>
            <w:tcW w:type="dxa" w:w="2200"/>
            <w:tcBorders>
              <w:top w:val="single" w:color="BF8F00" w:sz="6"/>
              <w:left w:val="single" w:color="BF8F00" w:sz="6"/>
              <w:bottom w:val="single" w:color="BF8F00" w:sz="6"/>
              <w:right w:val="single" w:color="BF8F00" w:sz="6"/>
            </w:tcBorders>
            <w:shd w:fill="FFFCEF" w:val="clear"/>
            <w:tcMar>
              <w:top w:type="dxa" w:w="100"/>
              <w:left w:type="dxa" w:w="140"/>
              <w:bottom w:type="dxa" w:w="100"/>
              <w:right w:type="dxa" w:w="140"/>
            </w:tcMar>
          </w:tcPr>
          <w:p>
            <w:pPr>
              <w:spacing w:after="40" w:before="40"/>
            </w:pPr>
            <w:ins w:id="22" w:author="Jodson B. Graves" w:date="2026-05-13T12:00:00Z">
              <w:r>
                <w:rPr>
                  <w:b w:val="false"/>
                  <w:bCs w:val="false"/>
                </w:rPr>
                <w:t xml:space="preserve">Heavy Contributor Membership</w:t>
              </w:r>
            </w:ins>
          </w:p>
        </w:tc>
        <w:tc>
          <w:tcPr>
            <w:tcW w:type="dxa" w:w="1200"/>
            <w:tcBorders>
              <w:top w:val="single" w:color="BF8F00" w:sz="6"/>
              <w:left w:val="single" w:color="BF8F00" w:sz="6"/>
              <w:bottom w:val="single" w:color="BF8F00" w:sz="6"/>
              <w:right w:val="single" w:color="BF8F00" w:sz="6"/>
            </w:tcBorders>
            <w:shd w:fill="FFFCEF" w:val="clear"/>
            <w:tcMar>
              <w:top w:type="dxa" w:w="100"/>
              <w:left w:type="dxa" w:w="140"/>
              <w:bottom w:type="dxa" w:w="100"/>
              <w:right w:type="dxa" w:w="140"/>
            </w:tcMar>
          </w:tcPr>
          <w:p>
            <w:pPr>
              <w:spacing w:after="40" w:before="40"/>
            </w:pPr>
            <w:ins w:id="23" w:author="Jodson B. Graves" w:date="2026-05-13T12:00:00Z">
              <w:r>
                <w:rPr>
                  <w:b w:val="false"/>
                  <w:bCs w:val="false"/>
                </w:rPr>
                <w:t xml:space="preserve">$60</w:t>
              </w:r>
            </w:ins>
          </w:p>
        </w:tc>
        <w:tc>
          <w:tcPr>
            <w:tcW w:type="dxa" w:w="5960"/>
            <w:tcBorders>
              <w:top w:val="single" w:color="BF8F00" w:sz="6"/>
              <w:left w:val="single" w:color="BF8F00" w:sz="6"/>
              <w:bottom w:val="single" w:color="BF8F00" w:sz="6"/>
              <w:right w:val="single" w:color="BF8F00" w:sz="6"/>
            </w:tcBorders>
            <w:shd w:fill="FFFCEF" w:val="clear"/>
            <w:tcMar>
              <w:top w:type="dxa" w:w="100"/>
              <w:left w:type="dxa" w:w="140"/>
              <w:bottom w:type="dxa" w:w="100"/>
              <w:right w:type="dxa" w:w="140"/>
            </w:tcMar>
          </w:tcPr>
          <w:p>
            <w:pPr>
              <w:spacing w:after="40" w:before="40"/>
            </w:pPr>
            <w:ins w:id="24" w:author="Jodson B. Graves" w:date="2026-05-13T12:00:00Z">
              <w:r>
                <w:rPr>
                  <w:b w:val="false"/>
                  <w:bCs w:val="false"/>
                </w:rPr>
                <w:t xml:space="preserve">Five times the standard Claude credit allocation, plus Enterprise Gemini and NotebookLM.</w:t>
              </w:r>
            </w:ins>
          </w:p>
        </w:tc>
      </w:tr>
    </w:tbl>
    <w:p>
      <w:pPr>
        <w:spacing w:after="100" w:before="100"/>
      </w:pPr>
      <w:r>
        <w:t xml:space="preserve"/>
      </w:r>
    </w:p>
    <w:p>
      <w:pPr>
        <w:spacing w:after="100" w:before="60" w:line="290"/>
        <w:jc w:val="left"/>
      </w:pPr>
      <w:ins w:id="25" w:author="Jodson B. Graves" w:date="2026-05-13T12:00:00Z">
        <w:r>
          <w:t xml:space="preserve">Non-Payment: Members who fail to pay dues within thirty (30) days of the due date shall be considered not in good standing and may have membership privileges suspended. The Board shall establish reinstatement procedures by policy.</w:t>
        </w:r>
      </w:ins>
    </w:p>
    <w:p>
      <w:pPr>
        <w:shd w:fill="FFF2CC" w:val="clear"/>
        <w:spacing w:after="80" w:before="160"/>
      </w:pPr>
      <w:ins w:id="26" w:author="Jodson B. Graves" w:date="2026-05-13T12:00:00Z">
        <w:r>
          <w:rPr>
            <w:b/>
            <w:bCs/>
            <w:color w:val="7F5F00"/>
          </w:rPr>
          <w:t xml:space="preserve">  — END INSERTION —  </w:t>
        </w:r>
      </w:ins>
    </w:p>
    <w:p>
      <w:pPr>
        <w:pStyle w:val="Heading2"/>
        <w:spacing w:after="120" w:before="240"/>
      </w:pPr>
      <w:r>
        <w:t xml:space="preserve">Section 2.6: Membership Termination</w:t>
      </w:r>
    </w:p>
    <w:p>
      <w:pPr>
        <w:spacing w:after="100" w:before="60" w:line="290"/>
        <w:jc w:val="left"/>
      </w:pPr>
      <w:r>
        <w:t xml:space="preserve">Voluntary Termination: Members may resign by written notice to the Corporation.</w:t>
      </w:r>
    </w:p>
    <w:p>
      <w:pPr>
        <w:spacing w:after="100" w:before="60" w:line="290"/>
        <w:jc w:val="left"/>
      </w:pPr>
      <w:r>
        <w:t xml:space="preserve">Involuntary Termination: Membership may be terminated for cause by majority vote of the Board of Directors, provided the member receives written notice and opportunity to be heard as established by board policy. Cause may include failure to meet participation requirements, violation of fundamental commitments, or conduct inconsistent with the Corporation’s mission.</w:t>
      </w:r>
    </w:p>
    <w:p>
      <w:pPr>
        <w:spacing w:after="100" w:before="60" w:line="290"/>
        <w:jc w:val="left"/>
      </w:pPr>
      <w:r>
        <w:t xml:space="preserve">Effect of Termination: Upon termination, all membership rights and privileges cease. No refund of dues shall be made except as provided by board policy.</w:t>
      </w:r>
    </w:p>
    <w:p>
      <w:r>
        <w:br w:type="page"/>
      </w:r>
    </w:p>
    <w:p>
      <w:pPr>
        <w:pStyle w:val="Heading1"/>
        <w:spacing w:after="160" w:before="320"/>
        <w:jc w:val="left"/>
      </w:pPr>
      <w:r>
        <w:t xml:space="preserve">ARTICLE III: BOARD OF DIRECTORS</w:t>
      </w:r>
    </w:p>
    <w:p>
      <w:pPr>
        <w:pStyle w:val="Heading2"/>
        <w:spacing w:after="120" w:before="240"/>
      </w:pPr>
      <w:r>
        <w:t xml:space="preserve">Section 3.1: Board Authority and Governance</w:t>
      </w:r>
    </w:p>
    <w:p>
      <w:pPr>
        <w:spacing w:after="100" w:before="60" w:line="290"/>
        <w:jc w:val="left"/>
      </w:pPr>
      <w:r>
        <w:t xml:space="preserve">The Corporation shall be governed by a Board of Directors with authority to manage corporate affairs, including:</w:t>
      </w:r>
    </w:p>
    <w:p>
      <w:pPr>
        <w:pStyle w:val="ListParagraph"/>
        <w:numPr>
          <w:ilvl w:val="0"/>
          <w:numId w:val="3"/>
        </w:numPr>
        <w:spacing w:after="60" w:before="40" w:line="290"/>
      </w:pPr>
      <w:r>
        <w:t xml:space="preserve">Policy development and implementation</w:t>
      </w:r>
    </w:p>
    <w:p>
      <w:pPr>
        <w:pStyle w:val="ListParagraph"/>
        <w:numPr>
          <w:ilvl w:val="0"/>
          <w:numId w:val="3"/>
        </w:numPr>
        <w:spacing w:after="60" w:before="40" w:line="290"/>
      </w:pPr>
      <w:r>
        <w:t xml:space="preserve">Strategic planning and oversight</w:t>
      </w:r>
    </w:p>
    <w:p>
      <w:pPr>
        <w:pStyle w:val="ListParagraph"/>
        <w:numPr>
          <w:ilvl w:val="0"/>
          <w:numId w:val="3"/>
        </w:numPr>
        <w:spacing w:after="60" w:before="40" w:line="290"/>
      </w:pPr>
      <w:r>
        <w:t xml:space="preserve">Financial management and legal compliance</w:t>
      </w:r>
    </w:p>
    <w:p>
      <w:pPr>
        <w:pStyle w:val="ListParagraph"/>
        <w:numPr>
          <w:ilvl w:val="0"/>
          <w:numId w:val="3"/>
        </w:numPr>
        <w:spacing w:after="60" w:before="40" w:line="290"/>
      </w:pPr>
      <w:r>
        <w:t xml:space="preserve">Personnel decisions and program management</w:t>
      </w:r>
    </w:p>
    <w:p>
      <w:pPr>
        <w:pStyle w:val="ListParagraph"/>
        <w:numPr>
          <w:ilvl w:val="0"/>
          <w:numId w:val="3"/>
        </w:numPr>
        <w:spacing w:after="60" w:before="40" w:line="290"/>
      </w:pPr>
      <w:r>
        <w:t xml:space="preserve">Adoption, amendment, and repeal of board policies</w:t>
      </w:r>
    </w:p>
    <w:p>
      <w:pPr>
        <w:pStyle w:val="ListParagraph"/>
        <w:numPr>
          <w:ilvl w:val="0"/>
          <w:numId w:val="3"/>
        </w:numPr>
        <w:spacing w:after="60" w:before="40" w:line="290"/>
      </w:pPr>
      <w:r>
        <w:t xml:space="preserve">Establishment of membership criteria, dues structures, and program requirements</w:t>
      </w:r>
    </w:p>
    <w:p>
      <w:pPr>
        <w:pStyle w:val="Heading2"/>
        <w:spacing w:after="120" w:before="240"/>
      </w:pPr>
      <w:r>
        <w:t xml:space="preserve">Section 3.2: Board Composition</w:t>
      </w:r>
    </w:p>
    <w:p>
      <w:pPr>
        <w:spacing w:after="100" w:before="60" w:line="290"/>
        <w:jc w:val="left"/>
      </w:pPr>
      <w:r>
        <w:t xml:space="preserve">Number: The Board shall consist of not less than three (3) nor more than nine (9) directors, with the exact number fixed by board resolution.</w:t>
      </w:r>
    </w:p>
    <w:p>
      <w:pPr>
        <w:spacing w:after="100" w:before="60" w:line="290"/>
        <w:jc w:val="left"/>
      </w:pPr>
      <w:r>
        <w:t xml:space="preserve">Qualifications: Directors need not be residents of Kentucky. At least a majority of directors should be representatives of Contributing Research Partners or individuals with substantial expertise in network theory, internet infrastructure, or related fields.</w:t>
      </w:r>
    </w:p>
    <w:p>
      <w:pPr>
        <w:spacing w:after="100" w:before="60" w:line="290"/>
        <w:jc w:val="left"/>
      </w:pPr>
      <w:r>
        <w:t xml:space="preserve">Terms: Directors shall serve three-year terms and until their successors are elected and qualified. Terms shall be staggered to ensure continuity.</w:t>
      </w:r>
    </w:p>
    <w:p>
      <w:pPr>
        <w:pStyle w:val="Heading2"/>
        <w:spacing w:after="120" w:before="240"/>
      </w:pPr>
      <w:r>
        <w:t xml:space="preserve">Section 3.3: Election and Appointment</w:t>
      </w:r>
    </w:p>
    <w:p>
      <w:pPr>
        <w:spacing w:after="100" w:before="60" w:line="290"/>
        <w:jc w:val="left"/>
      </w:pPr>
      <w:r>
        <w:t xml:space="preserve">Regular Elections: Directors shall be elected by Contributing Research Partners (voting members) at the annual meeting.</w:t>
      </w:r>
    </w:p>
    <w:p>
      <w:pPr>
        <w:spacing w:after="100" w:before="60" w:line="290"/>
        <w:jc w:val="left"/>
      </w:pPr>
      <w:r>
        <w:t xml:space="preserve">Nomination Process: Any Contributing Research Partner may nominate candidates, including representatives of their own organization, provided the nomination is supported by at least two (2) other Contributing Research Partners who have been members for six (6) months or longer.</w:t>
      </w:r>
    </w:p>
    <w:p>
      <w:pPr>
        <w:spacing w:after="100" w:before="60" w:line="290"/>
        <w:jc w:val="left"/>
      </w:pPr>
      <w:r>
        <w:t xml:space="preserve">Election Method: Elections shall be by majority vote, with runoffs conducted if necessary when more than two candidates seek a position.</w:t>
      </w:r>
    </w:p>
    <w:p>
      <w:pPr>
        <w:spacing w:after="100" w:before="60" w:line="290"/>
        <w:jc w:val="left"/>
      </w:pPr>
      <w:r>
        <w:t xml:space="preserve">Assumption of Office: Newly elected directors assume office immediately following the annual meeting.</w:t>
      </w:r>
    </w:p>
    <w:p>
      <w:pPr>
        <w:pStyle w:val="Heading2"/>
        <w:spacing w:after="120" w:before="240"/>
      </w:pPr>
      <w:r>
        <w:t xml:space="preserve">Section 3.4: Vacancies and Removal</w:t>
      </w:r>
    </w:p>
    <w:p>
      <w:pPr>
        <w:spacing w:after="100" w:before="60" w:line="290"/>
        <w:jc w:val="left"/>
      </w:pPr>
      <w:r>
        <w:t xml:space="preserve">Vacancy Filling: Vacancies may be filled by majority vote of remaining directors, with appointed directors serving until the next annual election.</w:t>
      </w:r>
    </w:p>
    <w:p>
      <w:pPr>
        <w:spacing w:after="100" w:before="60" w:line="290"/>
        <w:jc w:val="left"/>
      </w:pPr>
      <w:r>
        <w:t xml:space="preserve">Removal: Directors may be removed by two-thirds (2/3) vote of the Contributing Research Partners at any properly noticed meeting, with specific cause demonstrated and opportunity for the director to be heard.</w:t>
      </w:r>
    </w:p>
    <w:p>
      <w:pPr>
        <w:spacing w:after="100" w:before="60" w:line="290"/>
        <w:jc w:val="left"/>
      </w:pPr>
      <w:r>
        <w:t xml:space="preserve">Resignation: Directors may resign by written notice to the Board.</w:t>
      </w:r>
    </w:p>
    <w:p>
      <w:pPr>
        <w:pStyle w:val="Heading2"/>
        <w:spacing w:after="120" w:before="240"/>
      </w:pPr>
      <w:r>
        <w:t xml:space="preserve">Section 3.5: Board Meetings</w:t>
      </w:r>
    </w:p>
    <w:p>
      <w:pPr>
        <w:spacing w:after="100" w:before="60" w:line="290"/>
        <w:jc w:val="left"/>
      </w:pPr>
      <w:r>
        <w:t xml:space="preserve">Regular Meetings: The Board shall meet at least quarterly at times and places determined by board resolution.</w:t>
      </w:r>
    </w:p>
    <w:p>
      <w:pPr>
        <w:spacing w:after="100" w:before="60" w:line="290"/>
        <w:jc w:val="left"/>
      </w:pPr>
      <w:r>
        <w:t xml:space="preserve">Special Meetings: Special meetings may be called by the Chairman, President, or any three (3) directors.</w:t>
      </w:r>
    </w:p>
    <w:p>
      <w:pPr>
        <w:spacing w:after="100" w:before="60" w:line="290"/>
        <w:jc w:val="left"/>
      </w:pPr>
      <w:r>
        <w:t xml:space="preserve">Notice: Directors shall receive at least two (2) days written notice of meetings, including date, time, place, and agenda. Attendance constitutes waiver of notice except when attending to object to improper notice.</w:t>
      </w:r>
    </w:p>
    <w:p>
      <w:pPr>
        <w:spacing w:after="100" w:before="60" w:line="290"/>
        <w:jc w:val="left"/>
      </w:pPr>
      <w:r>
        <w:t xml:space="preserve">Quorum: A majority of directors then in office shall constitute a quorum.</w:t>
      </w:r>
    </w:p>
    <w:p>
      <w:pPr>
        <w:spacing w:after="100" w:before="60" w:line="290"/>
        <w:jc w:val="left"/>
      </w:pPr>
      <w:r>
        <w:t xml:space="preserve">Action: The act of a majority of directors present at a meeting with a quorum shall be the act of the Board, unless a greater number is required by law or these bylaws.</w:t>
      </w:r>
    </w:p>
    <w:p>
      <w:pPr>
        <w:spacing w:after="100" w:before="60" w:line="290"/>
        <w:jc w:val="left"/>
      </w:pPr>
      <w:r>
        <w:t xml:space="preserve">Remote Participation: Directors may participate in meetings by telecommunications if all participants can communicate simultaneously.</w:t>
      </w:r>
    </w:p>
    <w:p>
      <w:pPr>
        <w:pStyle w:val="Heading2"/>
        <w:spacing w:after="120" w:before="240"/>
      </w:pPr>
      <w:r>
        <w:t xml:space="preserve">Section 3.6: Board Committees</w:t>
      </w:r>
    </w:p>
    <w:p>
      <w:pPr>
        <w:spacing w:after="100" w:before="60" w:line="290"/>
        <w:jc w:val="left"/>
      </w:pPr>
      <w:r>
        <w:t xml:space="preserve">The Board may create committees and delegate authority as permitted by Kentucky law, except that committees may not:</w:t>
      </w:r>
    </w:p>
    <w:p>
      <w:pPr>
        <w:pStyle w:val="ListParagraph"/>
        <w:numPr>
          <w:ilvl w:val="0"/>
          <w:numId w:val="2"/>
        </w:numPr>
        <w:spacing w:after="60" w:before="40" w:line="290"/>
      </w:pPr>
      <w:r>
        <w:t xml:space="preserve">Authorize distributions</w:t>
      </w:r>
    </w:p>
    <w:p>
      <w:pPr>
        <w:pStyle w:val="ListParagraph"/>
        <w:numPr>
          <w:ilvl w:val="0"/>
          <w:numId w:val="2"/>
        </w:numPr>
        <w:spacing w:after="60" w:before="40" w:line="290"/>
      </w:pPr>
      <w:r>
        <w:t xml:space="preserve">Fill board vacancies</w:t>
      </w:r>
    </w:p>
    <w:p>
      <w:pPr>
        <w:pStyle w:val="ListParagraph"/>
        <w:numPr>
          <w:ilvl w:val="0"/>
          <w:numId w:val="2"/>
        </w:numPr>
        <w:spacing w:after="60" w:before="40" w:line="290"/>
      </w:pPr>
      <w:r>
        <w:t xml:space="preserve">Adopt, amend, or repeal bylaws</w:t>
      </w:r>
    </w:p>
    <w:p>
      <w:pPr>
        <w:pStyle w:val="ListParagraph"/>
        <w:numPr>
          <w:ilvl w:val="0"/>
          <w:numId w:val="2"/>
        </w:numPr>
        <w:spacing w:after="60" w:before="40" w:line="290"/>
      </w:pPr>
      <w:r>
        <w:t xml:space="preserve">Elect or remove officers</w:t>
      </w:r>
    </w:p>
    <w:p>
      <w:pPr>
        <w:pStyle w:val="ListParagraph"/>
        <w:numPr>
          <w:ilvl w:val="0"/>
          <w:numId w:val="2"/>
        </w:numPr>
        <w:spacing w:after="60" w:before="40" w:line="290"/>
      </w:pPr>
      <w:r>
        <w:t xml:space="preserve">Approve fundamental corporate changes</w:t>
      </w:r>
    </w:p>
    <w:p>
      <w:pPr>
        <w:pStyle w:val="Heading2"/>
        <w:spacing w:after="120" w:before="240"/>
      </w:pPr>
      <w:r>
        <w:t xml:space="preserve">Section 3.7: Conflict of Interest</w:t>
      </w:r>
    </w:p>
    <w:p>
      <w:pPr>
        <w:spacing w:after="100" w:before="60" w:line="290"/>
        <w:jc w:val="left"/>
      </w:pPr>
      <w:r>
        <w:t xml:space="preserve">The Board shall adopt and enforce a conflict of interest policy. Directors with conflicts must disclose them and may not vote on related matters.</w:t>
      </w:r>
    </w:p>
    <w:p>
      <w:pPr>
        <w:pStyle w:val="Heading2"/>
        <w:spacing w:after="120" w:before="240"/>
      </w:pPr>
      <w:r>
        <w:t xml:space="preserve">Section 3.8: Asset Protection</w:t>
      </w:r>
    </w:p>
    <w:p>
      <w:pPr>
        <w:spacing w:after="100" w:before="60" w:line="290"/>
        <w:jc w:val="left"/>
      </w:pPr>
      <w:r>
        <w:t xml:space="preserve">Critical organizational assets, including intellectual property, major contracts, and investments exceeding $10,000, require authorization from at least three (3) board members for any transfer, modification, or encumbrance.</w:t>
      </w:r>
    </w:p>
    <w:p>
      <w:pPr>
        <w:pStyle w:val="Heading2"/>
        <w:spacing w:after="120" w:before="240"/>
      </w:pPr>
      <w:r>
        <w:t xml:space="preserve">Section 3.9: Emergency Powers</w:t>
      </w:r>
    </w:p>
    <w:p>
      <w:pPr>
        <w:spacing w:after="100" w:before="60" w:line="290"/>
        <w:jc w:val="left"/>
      </w:pPr>
      <w:r>
        <w:t xml:space="preserve">During organizational emergencies threatening the Corporation’s mission or operations, the Board may take immediate protective actions. Any changes affecting fundamental governance, mission, or member rights require subsequent membership approval within ninety (90) days.</w:t>
      </w:r>
    </w:p>
    <w:p>
      <w:pPr>
        <w:shd w:fill="FFF2CC" w:val="clear"/>
        <w:spacing w:after="80" w:before="160"/>
      </w:pPr>
      <w:ins w:id="27" w:author="Jodson B. Graves" w:date="2026-05-13T12:00:00Z">
        <w:r>
          <w:rPr>
            <w:b/>
            <w:bCs/>
            <w:color w:val="7F5F00"/>
          </w:rPr>
          <w:t xml:space="preserve">  — BEGIN INSERTION (Amendment Two, Part A — new §3.10) —  </w:t>
        </w:r>
      </w:ins>
    </w:p>
    <w:p>
      <w:pPr>
        <w:pStyle w:val="Heading2"/>
        <w:spacing w:after="120" w:before="240"/>
      </w:pPr>
      <w:ins w:id="28" w:author="Jodson B. Graves" w:date="2026-05-13T12:00:00Z">
        <w:r>
          <w:rPr>
            <w:b/>
            <w:bCs/>
          </w:rPr>
          <w:t xml:space="preserve">Section 3.10: Director Engagement Reporting</w:t>
        </w:r>
      </w:ins>
    </w:p>
    <w:p>
      <w:pPr>
        <w:spacing w:after="100" w:before="60" w:line="290"/>
        <w:jc w:val="left"/>
      </w:pPr>
      <w:ins w:id="29" w:author="Jodson B. Graves" w:date="2026-05-13T12:00:00Z">
        <w:r>
          <w:t xml:space="preserve">Each Director shall, in each calendar month of their term, document at minimum one (1) meeting conducted with an individual or organization on behalf of NTARI, or in lieu thereof provide direct funding to the Institute in an amount exceeding the highest membership tier then in effect. Documentation shall be filed in the #board-of-directors channel and incorporated into the corporate record by the Secretary.</w:t>
        </w:r>
      </w:ins>
    </w:p>
    <w:p>
      <w:pPr>
        <w:spacing w:after="100" w:before="60" w:line="290"/>
        <w:jc w:val="left"/>
      </w:pPr>
      <w:ins w:id="30" w:author="Jodson B. Graves" w:date="2026-05-13T12:00:00Z">
        <w:r>
          <w:t xml:space="preserve">This is a reporting requirement. No further consequence is established by this Section; the Board may, by separate written consent, establish such consequences in future policy.</w:t>
        </w:r>
      </w:ins>
    </w:p>
    <w:p>
      <w:pPr>
        <w:shd w:fill="FFF2CC" w:val="clear"/>
        <w:spacing w:after="80" w:before="160"/>
      </w:pPr>
      <w:ins w:id="31" w:author="Jodson B. Graves" w:date="2026-05-13T12:00:00Z">
        <w:r>
          <w:rPr>
            <w:b/>
            <w:bCs/>
            <w:color w:val="7F5F00"/>
          </w:rPr>
          <w:t xml:space="preserve">  — END INSERTION —  </w:t>
        </w:r>
      </w:ins>
    </w:p>
    <w:p>
      <w:pPr>
        <w:shd w:fill="FFF2CC" w:val="clear"/>
        <w:spacing w:after="80" w:before="160"/>
      </w:pPr>
      <w:ins w:id="32" w:author="Jodson B. Graves" w:date="2026-05-13T12:00:00Z">
        <w:r>
          <w:rPr>
            <w:b/>
            <w:bCs/>
            <w:color w:val="7F5F00"/>
          </w:rPr>
          <w:t xml:space="preserve">  — BEGIN INSERTION (Amendment Two, Part B — new §3.11) —  </w:t>
        </w:r>
      </w:ins>
    </w:p>
    <w:p>
      <w:pPr>
        <w:pStyle w:val="Heading2"/>
        <w:spacing w:after="120" w:before="240"/>
      </w:pPr>
      <w:ins w:id="33" w:author="Jodson B. Graves" w:date="2026-05-13T12:00:00Z">
        <w:r>
          <w:rPr>
            <w:b/>
            <w:bCs/>
          </w:rPr>
          <w:t xml:space="preserve">Section 3.11: Continuous Board Meeting Policy</w:t>
        </w:r>
      </w:ins>
    </w:p>
    <w:p>
      <w:pPr>
        <w:spacing w:after="100" w:before="60" w:line="290"/>
        <w:jc w:val="left"/>
      </w:pPr>
      <w:ins w:id="34" w:author="Jodson B. Graves" w:date="2026-05-13T12:00:00Z">
        <w:r>
          <w:t xml:space="preserve">The Continuous Board Meeting Policy (P1-003), set forth in full at Appendix C, is hereby adopted as the operative procedure for between-quarter board action under KRS 273.375. The #board-of-directors Slack channel is designated as the continuous meeting channel; actions recorded therein constitute written director consent and are incorporated into corporate minutes by the Secretary. P1-003 may be amended by board written consent without amendment of these bylaws.</w:t>
        </w:r>
      </w:ins>
    </w:p>
    <w:p>
      <w:pPr>
        <w:shd w:fill="FFF2CC" w:val="clear"/>
        <w:spacing w:after="80" w:before="160"/>
      </w:pPr>
      <w:ins w:id="35" w:author="Jodson B. Graves" w:date="2026-05-13T12:00:00Z">
        <w:r>
          <w:rPr>
            <w:b/>
            <w:bCs/>
            <w:color w:val="7F5F00"/>
          </w:rPr>
          <w:t xml:space="preserve">  — END INSERTION —  </w:t>
        </w:r>
      </w:ins>
    </w:p>
    <w:p>
      <w:r>
        <w:br w:type="page"/>
      </w:r>
    </w:p>
    <w:p>
      <w:pPr>
        <w:pStyle w:val="Heading1"/>
        <w:spacing w:after="160" w:before="320"/>
        <w:jc w:val="left"/>
      </w:pPr>
      <w:r>
        <w:t xml:space="preserve">ARTICLE IV: OFFICERS</w:t>
      </w:r>
    </w:p>
    <w:p>
      <w:pPr>
        <w:pStyle w:val="Heading2"/>
        <w:spacing w:after="120" w:before="240"/>
      </w:pPr>
      <w:r>
        <w:t xml:space="preserve">Section 4.1: Required Officers</w:t>
      </w:r>
    </w:p>
    <w:p>
      <w:pPr>
        <w:spacing w:after="100" w:before="60" w:line="290"/>
        <w:jc w:val="left"/>
      </w:pPr>
      <w:r>
        <w:t xml:space="preserve">The Corporation shall have the following officers:</w:t>
      </w:r>
    </w:p>
    <w:p>
      <w:pPr>
        <w:pStyle w:val="ListParagraph"/>
        <w:numPr>
          <w:ilvl w:val="0"/>
          <w:numId w:val="2"/>
        </w:numPr>
        <w:spacing w:after="60" w:before="40" w:line="290"/>
      </w:pPr>
      <w:r>
        <w:t xml:space="preserve">Chairman of the Board</w:t>
      </w:r>
    </w:p>
    <w:p>
      <w:pPr>
        <w:pStyle w:val="ListParagraph"/>
        <w:numPr>
          <w:ilvl w:val="0"/>
          <w:numId w:val="2"/>
        </w:numPr>
        <w:spacing w:after="60" w:before="40" w:line="290"/>
      </w:pPr>
      <w:r>
        <w:t xml:space="preserve">President</w:t>
      </w:r>
    </w:p>
    <w:p>
      <w:pPr>
        <w:pStyle w:val="ListParagraph"/>
        <w:numPr>
          <w:ilvl w:val="0"/>
          <w:numId w:val="2"/>
        </w:numPr>
        <w:spacing w:after="60" w:before="40" w:line="290"/>
      </w:pPr>
      <w:r>
        <w:t xml:space="preserve">Secretary</w:t>
      </w:r>
    </w:p>
    <w:p>
      <w:pPr>
        <w:pStyle w:val="ListParagraph"/>
        <w:numPr>
          <w:ilvl w:val="0"/>
          <w:numId w:val="2"/>
        </w:numPr>
        <w:spacing w:after="60" w:before="40" w:line="290"/>
      </w:pPr>
      <w:r>
        <w:t xml:space="preserve">Treasurer</w:t>
      </w:r>
    </w:p>
    <w:p>
      <w:pPr>
        <w:spacing w:after="100" w:before="60" w:line="290"/>
        <w:jc w:val="left"/>
      </w:pPr>
      <w:r>
        <w:t xml:space="preserve">Additional officers may be appointed as determined by the Board.</w:t>
      </w:r>
    </w:p>
    <w:p>
      <w:pPr>
        <w:pStyle w:val="Heading2"/>
        <w:spacing w:after="120" w:before="240"/>
      </w:pPr>
      <w:r>
        <w:t xml:space="preserve">Section 4.2: Election and Terms</w:t>
      </w:r>
    </w:p>
    <w:p>
      <w:pPr>
        <w:spacing w:after="100" w:before="60" w:line="290"/>
        <w:jc w:val="left"/>
      </w:pPr>
      <w:r>
        <w:t xml:space="preserve">Officers shall be elected annually by the Board at the first meeting following the annual membership meeting. Officers serve one-year terms and until successors are elected.</w:t>
      </w:r>
    </w:p>
    <w:p>
      <w:pPr>
        <w:pStyle w:val="Heading2"/>
        <w:spacing w:after="120" w:before="240"/>
      </w:pPr>
      <w:r>
        <w:t xml:space="preserve">Section 4.3: Officer Duties</w:t>
      </w:r>
    </w:p>
    <w:p>
      <w:pPr>
        <w:spacing w:after="100" w:before="60" w:line="290"/>
        <w:jc w:val="left"/>
      </w:pPr>
      <w:r>
        <w:t xml:space="preserve">Chairman: Presides at board and membership meetings, ensures proper governance, and performs duties assigned by the Board.</w:t>
      </w:r>
    </w:p>
    <w:p>
      <w:pPr>
        <w:spacing w:after="100" w:before="60" w:line="290"/>
        <w:jc w:val="left"/>
      </w:pPr>
      <w:r>
        <w:t xml:space="preserve">President: Serves as chief executive officer, implements board policies, manages daily operations, and may execute contracts as authorized.</w:t>
      </w:r>
    </w:p>
    <w:p>
      <w:pPr>
        <w:spacing w:after="100" w:before="60" w:line="290"/>
        <w:jc w:val="left"/>
      </w:pPr>
      <w:r>
        <w:t xml:space="preserve">Secretary: Maintains corporate records, provides notice of meetings, records meeting minutes, authenticates corporate documents, and coordinates document control and version management.</w:t>
      </w:r>
    </w:p>
    <w:p>
      <w:pPr>
        <w:spacing w:after="100" w:before="60" w:line="290"/>
        <w:jc w:val="left"/>
      </w:pPr>
      <w:r>
        <w:t xml:space="preserve">Treasurer: Oversees financial affairs, maintains financial records, provides financial reports to the Board, and ensures compliance with financial policies.</w:t>
      </w:r>
    </w:p>
    <w:p>
      <w:pPr>
        <w:pStyle w:val="Heading2"/>
        <w:spacing w:after="120" w:before="240"/>
      </w:pPr>
      <w:r>
        <w:t xml:space="preserve">Section 4.4: Removal and Resignation</w:t>
      </w:r>
    </w:p>
    <w:p>
      <w:pPr>
        <w:spacing w:after="100" w:before="60" w:line="290"/>
        <w:jc w:val="left"/>
      </w:pPr>
      <w:r>
        <w:t xml:space="preserve">Officers may be removed by majority vote of the Board at any time. Officers may resign by written notice to the Board.</w:t>
      </w:r>
    </w:p>
    <w:p>
      <w:r>
        <w:br w:type="page"/>
      </w:r>
    </w:p>
    <w:p>
      <w:pPr>
        <w:pStyle w:val="Heading1"/>
        <w:spacing w:after="160" w:before="320"/>
        <w:jc w:val="left"/>
      </w:pPr>
      <w:r>
        <w:t xml:space="preserve">ARTICLE V: FINANCIAL MANAGEMENT</w:t>
      </w:r>
    </w:p>
    <w:p>
      <w:pPr>
        <w:pStyle w:val="Heading2"/>
        <w:spacing w:after="120" w:before="240"/>
      </w:pPr>
      <w:r>
        <w:t xml:space="preserve">Section 5.1: Fiscal Year</w:t>
      </w:r>
    </w:p>
    <w:p>
      <w:pPr>
        <w:spacing w:after="100" w:before="60" w:line="290"/>
        <w:jc w:val="left"/>
      </w:pPr>
      <w:r>
        <w:t xml:space="preserve">The Corporation’s fiscal year shall be the calendar year unless changed by board resolution.</w:t>
      </w:r>
    </w:p>
    <w:p>
      <w:pPr>
        <w:pStyle w:val="Heading2"/>
        <w:spacing w:after="120" w:before="240"/>
      </w:pPr>
      <w:r>
        <w:t xml:space="preserve">Section 5.2: Financial Controls</w:t>
      </w:r>
    </w:p>
    <w:p>
      <w:pPr>
        <w:spacing w:after="100" w:before="60" w:line="290"/>
        <w:jc w:val="left"/>
      </w:pPr>
      <w:r>
        <w:t xml:space="preserve">The Board shall establish financial policies including:</w:t>
      </w:r>
    </w:p>
    <w:p>
      <w:pPr>
        <w:pStyle w:val="ListParagraph"/>
        <w:numPr>
          <w:ilvl w:val="0"/>
          <w:numId w:val="2"/>
        </w:numPr>
        <w:spacing w:after="60" w:before="40" w:line="290"/>
      </w:pPr>
      <w:r>
        <w:t xml:space="preserve">Annual budget approval procedures</w:t>
      </w:r>
    </w:p>
    <w:p>
      <w:pPr>
        <w:pStyle w:val="ListParagraph"/>
        <w:numPr>
          <w:ilvl w:val="0"/>
          <w:numId w:val="2"/>
        </w:numPr>
        <w:spacing w:after="60" w:before="40" w:line="290"/>
      </w:pPr>
      <w:r>
        <w:t xml:space="preserve">Spending authorization limits</w:t>
      </w:r>
    </w:p>
    <w:p>
      <w:pPr>
        <w:pStyle w:val="ListParagraph"/>
        <w:numPr>
          <w:ilvl w:val="0"/>
          <w:numId w:val="2"/>
        </w:numPr>
        <w:spacing w:after="60" w:before="40" w:line="290"/>
      </w:pPr>
      <w:r>
        <w:t xml:space="preserve">Financial reporting requirements</w:t>
      </w:r>
    </w:p>
    <w:p>
      <w:pPr>
        <w:pStyle w:val="ListParagraph"/>
        <w:numPr>
          <w:ilvl w:val="0"/>
          <w:numId w:val="2"/>
        </w:numPr>
        <w:spacing w:after="60" w:before="40" w:line="290"/>
      </w:pPr>
      <w:r>
        <w:t xml:space="preserve">Audit or review procedures</w:t>
      </w:r>
    </w:p>
    <w:p>
      <w:pPr>
        <w:pStyle w:val="ListParagraph"/>
        <w:numPr>
          <w:ilvl w:val="0"/>
          <w:numId w:val="2"/>
        </w:numPr>
        <w:spacing w:after="60" w:before="40" w:line="290"/>
      </w:pPr>
      <w:r>
        <w:t xml:space="preserve">Investment policies</w:t>
      </w:r>
    </w:p>
    <w:p>
      <w:pPr>
        <w:pStyle w:val="Heading2"/>
        <w:spacing w:after="120" w:before="240"/>
      </w:pPr>
      <w:r>
        <w:t xml:space="preserve">Section 5.3: Membership Dues Structure</w:t>
      </w:r>
    </w:p>
    <w:p>
      <w:pPr>
        <w:spacing w:after="100" w:before="60" w:line="290"/>
        <w:jc w:val="left"/>
      </w:pPr>
      <w:r>
        <w:t xml:space="preserve">The Board shall establish membership dues structures for each membership class based on:</w:t>
      </w:r>
    </w:p>
    <w:p>
      <w:pPr>
        <w:pStyle w:val="ListParagraph"/>
        <w:numPr>
          <w:ilvl w:val="0"/>
          <w:numId w:val="3"/>
        </w:numPr>
        <w:spacing w:after="60" w:before="40" w:line="290"/>
      </w:pPr>
      <w:r>
        <w:t xml:space="preserve">Actual costs of services provided to members</w:t>
      </w:r>
    </w:p>
    <w:p>
      <w:pPr>
        <w:pStyle w:val="ListParagraph"/>
        <w:numPr>
          <w:ilvl w:val="0"/>
          <w:numId w:val="3"/>
        </w:numPr>
        <w:spacing w:after="60" w:before="40" w:line="290"/>
      </w:pPr>
      <w:r>
        <w:t xml:space="preserve">Fair market value of resources and access provided</w:t>
      </w:r>
    </w:p>
    <w:p>
      <w:pPr>
        <w:pStyle w:val="ListParagraph"/>
        <w:numPr>
          <w:ilvl w:val="0"/>
          <w:numId w:val="3"/>
        </w:numPr>
        <w:spacing w:after="60" w:before="40" w:line="290"/>
      </w:pPr>
      <w:r>
        <w:t xml:space="preserve">Organizational capacity to pay (for Contributing Partners and Supporting Organizations)</w:t>
      </w:r>
    </w:p>
    <w:p>
      <w:pPr>
        <w:pStyle w:val="ListParagraph"/>
        <w:numPr>
          <w:ilvl w:val="0"/>
          <w:numId w:val="3"/>
        </w:numPr>
        <w:spacing w:after="60" w:before="40" w:line="290"/>
      </w:pPr>
      <w:r>
        <w:t xml:space="preserve">Comparability data from similar nonprofit research organizations</w:t>
      </w:r>
    </w:p>
    <w:p>
      <w:pPr>
        <w:spacing w:after="100" w:before="60" w:line="290"/>
        <w:jc w:val="left"/>
      </w:pPr>
      <w:r>
        <w:t xml:space="preserve">All dues and fees must represent genuine exchange of value to maintain tax-exempt status and avoid private benefit concerns. The Board shall review dues structures annually and adjust as necessary with appropriate notice to members.</w:t>
      </w:r>
    </w:p>
    <w:p>
      <w:pPr>
        <w:pStyle w:val="Heading2"/>
        <w:spacing w:after="120" w:before="240"/>
      </w:pPr>
      <w:r>
        <w:t xml:space="preserve">Section 5.4: Financial Support to Members</w:t>
      </w:r>
    </w:p>
    <w:p>
      <w:pPr>
        <w:spacing w:after="100" w:before="60" w:line="290"/>
        <w:jc w:val="left"/>
      </w:pPr>
      <w:r>
        <w:t xml:space="preserve">The Corporation may provide grants or financial support to Contributing Research Partners or other members only through:</w:t>
      </w:r>
    </w:p>
    <w:p>
      <w:pPr>
        <w:pStyle w:val="ListParagraph"/>
        <w:numPr>
          <w:ilvl w:val="0"/>
          <w:numId w:val="3"/>
        </w:numPr>
        <w:spacing w:after="60" w:before="40" w:line="290"/>
      </w:pPr>
      <w:r>
        <w:t xml:space="preserve">Competitive grant programs open to all eligible members</w:t>
      </w:r>
    </w:p>
    <w:p>
      <w:pPr>
        <w:pStyle w:val="ListParagraph"/>
        <w:numPr>
          <w:ilvl w:val="0"/>
          <w:numId w:val="3"/>
        </w:numPr>
        <w:spacing w:after="60" w:before="40" w:line="290"/>
      </w:pPr>
      <w:r>
        <w:t xml:space="preserve">Emergency hardship assistance with Board approval</w:t>
      </w:r>
    </w:p>
    <w:p>
      <w:pPr>
        <w:pStyle w:val="ListParagraph"/>
        <w:numPr>
          <w:ilvl w:val="0"/>
          <w:numId w:val="3"/>
        </w:numPr>
        <w:spacing w:after="60" w:before="40" w:line="290"/>
      </w:pPr>
      <w:r>
        <w:t xml:space="preserve">Seed funding for new chapters or initiatives meeting strategic priorities</w:t>
      </w:r>
    </w:p>
    <w:p>
      <w:pPr>
        <w:pStyle w:val="ListParagraph"/>
        <w:numPr>
          <w:ilvl w:val="0"/>
          <w:numId w:val="3"/>
        </w:numPr>
        <w:spacing w:after="60" w:before="40" w:line="290"/>
      </w:pPr>
      <w:r>
        <w:t xml:space="preserve">Project-specific funding tied to the Corporation’s exempt purposes</w:t>
      </w:r>
    </w:p>
    <w:p>
      <w:pPr>
        <w:spacing w:after="100" w:before="60" w:line="290"/>
        <w:jc w:val="left"/>
      </w:pPr>
      <w:r>
        <w:t xml:space="preserve">All funding decisions must be documented with rationale showing advancement of the Corporation’s charitable, educational, and scientific mission.</w:t>
      </w:r>
    </w:p>
    <w:p>
      <w:pPr>
        <w:pStyle w:val="Heading2"/>
        <w:spacing w:after="120" w:before="240"/>
      </w:pPr>
      <w:r>
        <w:t xml:space="preserve">Section 5.5: Compensation</w:t>
      </w:r>
    </w:p>
    <w:p>
      <w:pPr>
        <w:spacing w:after="100" w:before="60" w:line="290"/>
        <w:jc w:val="left"/>
      </w:pPr>
      <w:r>
        <w:t xml:space="preserve">All compensation must comply with IRS intermediate sanctions requirements and be approved by the Board following documented reasonableness analysis using appropriate comparability data.</w:t>
      </w:r>
    </w:p>
    <w:p>
      <w:pPr>
        <w:pStyle w:val="Heading2"/>
        <w:spacing w:after="120" w:before="240"/>
      </w:pPr>
      <w:r>
        <w:t xml:space="preserve">Section 5.6: Prohibited Transactions</w:t>
      </w:r>
    </w:p>
    <w:p>
      <w:pPr>
        <w:spacing w:after="100" w:before="60" w:line="290"/>
        <w:jc w:val="left"/>
      </w:pPr>
      <w:r>
        <w:t xml:space="preserve">The Corporation shall not make loans to directors or officers, except as permitted by applicable law.</w:t>
      </w:r>
    </w:p>
    <w:p>
      <w:r>
        <w:br w:type="page"/>
      </w:r>
    </w:p>
    <w:p>
      <w:pPr>
        <w:pStyle w:val="Heading1"/>
        <w:spacing w:after="160" w:before="320"/>
        <w:jc w:val="left"/>
      </w:pPr>
      <w:r>
        <w:t xml:space="preserve">ARTICLE VI: PROGRAMS AND OPERATIONS</w:t>
      </w:r>
    </w:p>
    <w:p>
      <w:pPr>
        <w:pStyle w:val="Heading2"/>
        <w:spacing w:after="120" w:before="240"/>
      </w:pPr>
      <w:r>
        <w:t xml:space="preserve">Section 6.1: Programs and Working Groups</w:t>
      </w:r>
    </w:p>
    <w:p>
      <w:pPr>
        <w:spacing w:after="100" w:before="60" w:line="290"/>
        <w:jc w:val="left"/>
      </w:pPr>
      <w:r>
        <w:t xml:space="preserve">The Board may establish programs and working groups to advance the corporate mission through charter documents or policy resolutions defining scope, management, and procedures.</w:t>
      </w:r>
    </w:p>
    <w:p>
      <w:pPr>
        <w:spacing w:after="100" w:before="60" w:line="290"/>
        <w:jc w:val="left"/>
      </w:pPr>
      <w:r>
        <w:t xml:space="preserve">Working Groups: Working groups shall be the primary mechanism for collaborative research and protocol development. Working groups may be established for specific technical domains, research initiatives, or protocol development projects. Working group charters shall be developed according to the template provided in Appendix A.</w:t>
      </w:r>
    </w:p>
    <w:p>
      <w:pPr>
        <w:spacing w:after="100" w:before="60" w:line="290"/>
        <w:jc w:val="left"/>
      </w:pPr>
      <w:r>
        <w:t xml:space="preserve">Contributing Partner Participation: Contributing Research Partners may operate as chartered programs, lead working groups, or participate in collaborative research, subject to charter agreements or working group procedures.</w:t>
      </w:r>
    </w:p>
    <w:p>
      <w:pPr>
        <w:pStyle w:val="Heading2"/>
        <w:spacing w:after="120" w:before="240"/>
      </w:pPr>
      <w:r>
        <w:t xml:space="preserve">Section 6.2: Operational Policies</w:t>
      </w:r>
    </w:p>
    <w:p>
      <w:pPr>
        <w:spacing w:after="100" w:before="60" w:line="290"/>
        <w:jc w:val="left"/>
      </w:pPr>
      <w:r>
        <w:t xml:space="preserve">All operational procedures shall be governed by board-adopted policies addressing:</w:t>
      </w:r>
    </w:p>
    <w:p>
      <w:pPr>
        <w:pStyle w:val="ListParagraph"/>
        <w:numPr>
          <w:ilvl w:val="0"/>
          <w:numId w:val="2"/>
        </w:numPr>
        <w:spacing w:after="60" w:before="40" w:line="290"/>
      </w:pPr>
      <w:r>
        <w:t xml:space="preserve">Conflict of interest procedures</w:t>
      </w:r>
    </w:p>
    <w:p>
      <w:pPr>
        <w:pStyle w:val="ListParagraph"/>
        <w:numPr>
          <w:ilvl w:val="0"/>
          <w:numId w:val="2"/>
        </w:numPr>
        <w:spacing w:after="60" w:before="40" w:line="290"/>
      </w:pPr>
      <w:r>
        <w:t xml:space="preserve">Record keeping and transparency</w:t>
      </w:r>
    </w:p>
    <w:p>
      <w:pPr>
        <w:pStyle w:val="ListParagraph"/>
        <w:numPr>
          <w:ilvl w:val="0"/>
          <w:numId w:val="2"/>
        </w:numPr>
        <w:spacing w:after="60" w:before="40" w:line="290"/>
      </w:pPr>
      <w:r>
        <w:t xml:space="preserve">Privacy protection and data management</w:t>
      </w:r>
    </w:p>
    <w:p>
      <w:pPr>
        <w:pStyle w:val="ListParagraph"/>
        <w:numPr>
          <w:ilvl w:val="0"/>
          <w:numId w:val="2"/>
        </w:numPr>
        <w:spacing w:after="60" w:before="40" w:line="290"/>
      </w:pPr>
      <w:r>
        <w:t xml:space="preserve">Personnel management</w:t>
      </w:r>
    </w:p>
    <w:p>
      <w:pPr>
        <w:pStyle w:val="ListParagraph"/>
        <w:numPr>
          <w:ilvl w:val="0"/>
          <w:numId w:val="2"/>
        </w:numPr>
        <w:spacing w:after="60" w:before="40" w:line="290"/>
      </w:pPr>
      <w:r>
        <w:t xml:space="preserve">Grant-making procedures (if applicable)</w:t>
      </w:r>
    </w:p>
    <w:p>
      <w:pPr>
        <w:pStyle w:val="ListParagraph"/>
        <w:numPr>
          <w:ilvl w:val="0"/>
          <w:numId w:val="2"/>
        </w:numPr>
        <w:spacing w:after="60" w:before="40" w:line="290"/>
      </w:pPr>
      <w:r>
        <w:t xml:space="preserve">Intellectual property and open-source compliance</w:t>
      </w:r>
    </w:p>
    <w:p>
      <w:pPr>
        <w:pStyle w:val="ListParagraph"/>
        <w:numPr>
          <w:ilvl w:val="0"/>
          <w:numId w:val="2"/>
        </w:numPr>
        <w:spacing w:after="60" w:before="40" w:line="290"/>
      </w:pPr>
      <w:r>
        <w:t xml:space="preserve">Working group governance and technical standards processes</w:t>
      </w:r>
    </w:p>
    <w:p>
      <w:pPr>
        <w:shd w:fill="FFF2CC" w:val="clear"/>
        <w:spacing w:after="80" w:before="160"/>
      </w:pPr>
      <w:ins w:id="36" w:author="Jodson B. Graves" w:date="2026-05-13T12:00:00Z">
        <w:r>
          <w:rPr>
            <w:b/>
            <w:bCs/>
            <w:color w:val="7F5F00"/>
          </w:rPr>
          <w:t xml:space="preserve">  — BEGIN INSERTION (Amendment One — new §6.3) —  </w:t>
        </w:r>
      </w:ins>
    </w:p>
    <w:p>
      <w:pPr>
        <w:pStyle w:val="Heading2"/>
        <w:spacing w:after="120" w:before="240"/>
      </w:pPr>
      <w:ins w:id="37" w:author="Jodson B. Graves" w:date="2026-05-13T12:00:00Z">
        <w:r>
          <w:rPr>
            <w:b/>
            <w:bCs/>
          </w:rPr>
          <w:t xml:space="preserve">Section 6.3: Asynchronous Discussion Procedure</w:t>
        </w:r>
      </w:ins>
    </w:p>
    <w:p>
      <w:pPr>
        <w:pStyle w:val="Heading3"/>
        <w:spacing w:after="100" w:before="200"/>
      </w:pPr>
      <w:ins w:id="38" w:author="Jodson B. Graves" w:date="2026-05-13T12:00:00Z">
        <w:r>
          <w:rPr>
            <w:b/>
            <w:bCs/>
          </w:rPr>
          <w:t xml:space="preserve">6.3(a) Definition and Invocation</w:t>
        </w:r>
      </w:ins>
    </w:p>
    <w:p>
      <w:pPr>
        <w:spacing w:after="100" w:before="60" w:line="290"/>
        <w:jc w:val="left"/>
      </w:pPr>
      <w:ins w:id="39" w:author="Jodson B. Graves" w:date="2026-05-13T12:00:00Z">
        <w:r>
          <w:t xml:space="preserve">“Asynchronous Discussion” means the three-phase deliberative procedure described in this Section. It is the default mode of substantive committee deliberation at the Corporation and may be invoked by any committee chair, the President, or by petition of any three (3) members of a committee. Each phase shall target a duration of two (2) weeks, with planned intervals for scheduled deviations; the committee chair shall document any extension in the proposal record.</w:t>
        </w:r>
      </w:ins>
    </w:p>
    <w:p>
      <w:pPr>
        <w:pStyle w:val="Heading3"/>
        <w:spacing w:after="100" w:before="200"/>
      </w:pPr>
      <w:ins w:id="40" w:author="Jodson B. Graves" w:date="2026-05-13T12:00:00Z">
        <w:r>
          <w:rPr>
            <w:b/>
            <w:bCs/>
          </w:rPr>
          <w:t xml:space="preserve">6.3(b) Phase 1 — Individual Assessment</w:t>
        </w:r>
      </w:ins>
    </w:p>
    <w:p>
      <w:pPr>
        <w:spacing w:after="100" w:before="60" w:line="290"/>
        <w:jc w:val="left"/>
      </w:pPr>
      <w:ins w:id="41" w:author="Jodson B. Graves" w:date="2026-05-13T12:00:00Z">
        <w:r>
          <w:t xml:space="preserve">Committee members review the originating documentation. Each member then produces an individual position document — memo, essay, or comparable written form — setting out their position on the question under consideration. All Phase 1 documents shall be filed in the proposal record before Phase 2 begins.</w:t>
        </w:r>
      </w:ins>
    </w:p>
    <w:p>
      <w:pPr>
        <w:pStyle w:val="Heading3"/>
        <w:spacing w:after="100" w:before="200"/>
      </w:pPr>
      <w:ins w:id="42" w:author="Jodson B. Graves" w:date="2026-05-13T12:00:00Z">
        <w:r>
          <w:rPr>
            <w:b/>
            <w:bCs/>
          </w:rPr>
          <w:t xml:space="preserve">6.3(c) Phase 2 — Vector Synthesis</w:t>
        </w:r>
      </w:ins>
    </w:p>
    <w:p>
      <w:pPr>
        <w:spacing w:after="100" w:before="60" w:line="290"/>
        <w:jc w:val="left"/>
      </w:pPr>
      <w:ins w:id="43" w:author="Jodson B. Graves" w:date="2026-05-13T12:00:00Z">
        <w:r>
          <w:t xml:space="preserve">All Phase 1 documents shall be loaded into a large language model oriented with the original documentation in a public project. The model shall be prompted to produce a vector position — a synthesized stance that honors the range of perspectives expressed by the group. The canonical prompt is: “Generate a synthesized stance that honors the range of perspectives expressed in each document.”</w:t>
        </w:r>
      </w:ins>
    </w:p>
    <w:p>
      <w:pPr>
        <w:spacing w:after="100" w:before="60" w:line="290"/>
        <w:jc w:val="left"/>
      </w:pPr>
      <w:ins w:id="44" w:author="Jodson B. Graves" w:date="2026-05-13T12:00:00Z">
        <w:r>
          <w:t xml:space="preserve">Each participant shall then produce a second document expressing their position concerning the vector’s compromises. If no material harm is identified, the committee may move to Phase 3 with or without consensus. In the event that material harm can be presently identified, it shall be documented in the proposal record and the vector adjusted by the President, the Chairman, or the committee chair with authority over the matter, who shall re-issue the synthesis prompt incorporating the documented harm.</w:t>
        </w:r>
      </w:ins>
    </w:p>
    <w:p>
      <w:pPr>
        <w:pStyle w:val="Heading3"/>
        <w:spacing w:after="100" w:before="200"/>
      </w:pPr>
      <w:ins w:id="45" w:author="Jodson B. Graves" w:date="2026-05-13T12:00:00Z">
        <w:r>
          <w:rPr>
            <w:b/>
            <w:bCs/>
          </w:rPr>
          <w:t xml:space="preserve">6.3(d) Phase 3 — Fine Tuning</w:t>
        </w:r>
      </w:ins>
    </w:p>
    <w:p>
      <w:pPr>
        <w:spacing w:after="100" w:before="60" w:line="290"/>
        <w:jc w:val="left"/>
      </w:pPr>
      <w:ins w:id="46" w:author="Jodson B. Graves" w:date="2026-05-13T12:00:00Z">
        <w:r>
          <w:t xml:space="preserve">With consensus established, the new language shall be drafted into the proposed final document. Participants review the final text and submit a public vote for or against. Written comments are required alongside every vote. Voting and commentary are continuous and remain open in order to preserve awareness of the issue. Where major votes against or troubling comments arise during the open period, the committee chair shall return the matter to Phase 1.</w:t>
        </w:r>
      </w:ins>
    </w:p>
    <w:p>
      <w:pPr>
        <w:pStyle w:val="Heading3"/>
        <w:spacing w:after="100" w:before="200"/>
      </w:pPr>
      <w:ins w:id="47" w:author="Jodson B. Graves" w:date="2026-05-13T12:00:00Z">
        <w:r>
          <w:rPr>
            <w:b/>
            <w:bCs/>
          </w:rPr>
          <w:t xml:space="preserve">6.3(e) Record</w:t>
        </w:r>
      </w:ins>
    </w:p>
    <w:p>
      <w:pPr>
        <w:spacing w:after="100" w:before="60" w:line="290"/>
        <w:jc w:val="left"/>
      </w:pPr>
      <w:ins w:id="48" w:author="Jodson B. Graves" w:date="2026-05-13T12:00:00Z">
        <w:r>
          <w:t xml:space="preserve">All documents produced under this Section — Phase 1 assessments, the Phase 2 vector and member responses to it, harm documentation if any, and Phase 3 votes with their written comments — shall be preserved in the proposal record and incorporated into corporate minutes by the Secretary.</w:t>
        </w:r>
      </w:ins>
    </w:p>
    <w:p>
      <w:pPr>
        <w:shd w:fill="FFF2CC" w:val="clear"/>
        <w:spacing w:after="80" w:before="160"/>
      </w:pPr>
      <w:ins w:id="49" w:author="Jodson B. Graves" w:date="2026-05-13T12:00:00Z">
        <w:r>
          <w:rPr>
            <w:b/>
            <w:bCs/>
            <w:color w:val="7F5F00"/>
          </w:rPr>
          <w:t xml:space="preserve">  — END INSERTION —  </w:t>
        </w:r>
      </w:ins>
    </w:p>
    <w:p>
      <w:r>
        <w:br w:type="page"/>
      </w:r>
    </w:p>
    <w:p>
      <w:pPr>
        <w:pStyle w:val="Heading1"/>
        <w:spacing w:after="160" w:before="320"/>
        <w:jc w:val="left"/>
      </w:pPr>
      <w:r>
        <w:t xml:space="preserve">ARTICLE VII: LEGAL COMPLIANCE AND GOVERNANCE</w:t>
      </w:r>
    </w:p>
    <w:p>
      <w:pPr>
        <w:pStyle w:val="Heading2"/>
        <w:spacing w:after="120" w:before="240"/>
      </w:pPr>
      <w:r>
        <w:t xml:space="preserve">Section 7.1: Tax-Exempt Compliance</w:t>
      </w:r>
    </w:p>
    <w:p>
      <w:pPr>
        <w:spacing w:after="100" w:before="60" w:line="290"/>
        <w:jc w:val="left"/>
      </w:pPr>
      <w:r>
        <w:t xml:space="preserve">The Corporation shall:</w:t>
      </w:r>
    </w:p>
    <w:p>
      <w:pPr>
        <w:pStyle w:val="ListParagraph"/>
        <w:numPr>
          <w:ilvl w:val="0"/>
          <w:numId w:val="3"/>
        </w:numPr>
        <w:spacing w:after="60" w:before="40" w:line="290"/>
      </w:pPr>
      <w:r>
        <w:t xml:space="preserve">Operate exclusively for Section 501(c)(3) purposes</w:t>
      </w:r>
    </w:p>
    <w:p>
      <w:pPr>
        <w:pStyle w:val="ListParagraph"/>
        <w:numPr>
          <w:ilvl w:val="0"/>
          <w:numId w:val="3"/>
        </w:numPr>
        <w:spacing w:after="60" w:before="40" w:line="290"/>
      </w:pPr>
      <w:r>
        <w:t xml:space="preserve">Prohibit private inurement and private benefit</w:t>
      </w:r>
    </w:p>
    <w:p>
      <w:pPr>
        <w:pStyle w:val="ListParagraph"/>
        <w:numPr>
          <w:ilvl w:val="0"/>
          <w:numId w:val="3"/>
        </w:numPr>
        <w:spacing w:after="60" w:before="40" w:line="290"/>
      </w:pPr>
      <w:r>
        <w:t xml:space="preserve">Limit lobbying activities to permissible levels</w:t>
      </w:r>
    </w:p>
    <w:p>
      <w:pPr>
        <w:pStyle w:val="ListParagraph"/>
        <w:numPr>
          <w:ilvl w:val="0"/>
          <w:numId w:val="3"/>
        </w:numPr>
        <w:spacing w:after="60" w:before="40" w:line="290"/>
      </w:pPr>
      <w:r>
        <w:t xml:space="preserve">Completely prohibit political campaign intervention</w:t>
      </w:r>
    </w:p>
    <w:p>
      <w:pPr>
        <w:pStyle w:val="ListParagraph"/>
        <w:numPr>
          <w:ilvl w:val="0"/>
          <w:numId w:val="3"/>
        </w:numPr>
        <w:spacing w:after="60" w:before="40" w:line="290"/>
      </w:pPr>
      <w:r>
        <w:t xml:space="preserve">Ensure assets are permanently dedicated to exempt purposes</w:t>
      </w:r>
    </w:p>
    <w:p>
      <w:pPr>
        <w:pStyle w:val="ListParagraph"/>
        <w:numPr>
          <w:ilvl w:val="0"/>
          <w:numId w:val="3"/>
        </w:numPr>
        <w:spacing w:after="60" w:before="40" w:line="290"/>
      </w:pPr>
      <w:r>
        <w:t xml:space="preserve">Ensure all protocols and systems remain open-source and freely available</w:t>
      </w:r>
    </w:p>
    <w:p>
      <w:pPr>
        <w:pStyle w:val="Heading2"/>
        <w:spacing w:after="120" w:before="240"/>
      </w:pPr>
      <w:r>
        <w:t xml:space="preserve">Section 7.2: Corporate Law Compliance</w:t>
      </w:r>
    </w:p>
    <w:p>
      <w:pPr>
        <w:spacing w:after="100" w:before="60" w:line="290"/>
        <w:jc w:val="left"/>
      </w:pPr>
      <w:r>
        <w:t xml:space="preserve">The Corporation shall comply with all requirements of KRS Chapter 273 and other applicable Kentucky law.</w:t>
      </w:r>
    </w:p>
    <w:p>
      <w:pPr>
        <w:pStyle w:val="Heading2"/>
        <w:spacing w:after="120" w:before="240"/>
      </w:pPr>
      <w:r>
        <w:t xml:space="preserve">Section 7.3: Books and Records</w:t>
      </w:r>
    </w:p>
    <w:p>
      <w:pPr>
        <w:spacing w:after="100" w:before="60" w:line="290"/>
        <w:jc w:val="left"/>
      </w:pPr>
      <w:r>
        <w:t xml:space="preserve">The Corporation shall maintain correct and complete books of account and minutes of proceedings. Contributing Research Partners may inspect corporate records for proper purposes as provided by Kentucky law, subject to reasonable policies adopted by the Board.</w:t>
      </w:r>
    </w:p>
    <w:p>
      <w:pPr>
        <w:pStyle w:val="Heading2"/>
        <w:spacing w:after="120" w:before="240"/>
      </w:pPr>
      <w:r>
        <w:t xml:space="preserve">Section 7.4: Annual Reporting</w:t>
      </w:r>
    </w:p>
    <w:p>
      <w:pPr>
        <w:spacing w:after="100" w:before="60" w:line="290"/>
        <w:jc w:val="left"/>
      </w:pPr>
      <w:r>
        <w:t xml:space="preserve">The Corporation shall file all required annual reports with Kentucky and federal authorities and comply with public disclosure requirements.</w:t>
      </w:r>
    </w:p>
    <w:p>
      <w:r>
        <w:br w:type="page"/>
      </w:r>
    </w:p>
    <w:p>
      <w:pPr>
        <w:pStyle w:val="Heading1"/>
        <w:spacing w:after="160" w:before="320"/>
        <w:jc w:val="left"/>
      </w:pPr>
      <w:r>
        <w:t xml:space="preserve">ARTICLE VIII: INDEMNIFICATION</w:t>
      </w:r>
    </w:p>
    <w:p>
      <w:pPr>
        <w:pStyle w:val="Heading2"/>
        <w:spacing w:after="120" w:before="240"/>
      </w:pPr>
      <w:r>
        <w:t xml:space="preserve">Section 8.1: Indemnification</w:t>
      </w:r>
    </w:p>
    <w:p>
      <w:pPr>
        <w:spacing w:after="100" w:before="60" w:line="290"/>
        <w:jc w:val="left"/>
      </w:pPr>
      <w:r>
        <w:t xml:space="preserve">The Corporation shall indemnify directors and officers to the fullest extent permitted by Kentucky law for actions taken in good faith in the best interests of the Corporation, subject to procedures established by board policy.</w:t>
      </w:r>
    </w:p>
    <w:p>
      <w:pPr>
        <w:pStyle w:val="Heading1"/>
        <w:spacing w:after="160" w:before="320"/>
        <w:jc w:val="left"/>
      </w:pPr>
      <w:r>
        <w:t xml:space="preserve">ARTICLE IX: AMENDMENT AND DISSOLUTION</w:t>
      </w:r>
    </w:p>
    <w:p>
      <w:pPr>
        <w:pStyle w:val="Heading2"/>
        <w:spacing w:after="120" w:before="240"/>
      </w:pPr>
      <w:r>
        <w:t xml:space="preserve">Section 9.1: Amendment Process</w:t>
      </w:r>
    </w:p>
    <w:p>
      <w:pPr>
        <w:spacing w:after="100" w:before="60" w:line="290"/>
        <w:jc w:val="left"/>
      </w:pPr>
      <w:r>
        <w:t xml:space="preserve">General Amendments: These bylaws may be amended by two-thirds (2/3) vote of Contributing Research Partners present at any properly noticed meeting where a quorum exists.</w:t>
      </w:r>
    </w:p>
    <w:p>
      <w:pPr>
        <w:spacing w:after="100" w:before="60" w:line="290"/>
        <w:jc w:val="left"/>
      </w:pPr>
      <w:r>
        <w:t xml:space="preserve">Fundamental Commitments: Modifications to fundamental commitments (Article I, Section 1.4) require supermajority approval (two-thirds of all Contributing Research Partners) plus unanimous board approval.</w:t>
      </w:r>
    </w:p>
    <w:p>
      <w:pPr>
        <w:spacing w:after="100" w:before="60" w:line="290"/>
        <w:jc w:val="left"/>
      </w:pPr>
      <w:r>
        <w:t xml:space="preserve">Notice: Proposed amendments must be included in meeting notice or distributed to Contributing Research Partners at least ten (10) days before the meeting.</w:t>
      </w:r>
    </w:p>
    <w:p>
      <w:pPr>
        <w:pStyle w:val="Heading2"/>
        <w:spacing w:after="120" w:before="240"/>
      </w:pPr>
      <w:r>
        <w:t xml:space="preserve">Section 9.2: Dissolution</w:t>
      </w:r>
    </w:p>
    <w:p>
      <w:pPr>
        <w:spacing w:after="100" w:before="60" w:line="290"/>
        <w:jc w:val="left"/>
      </w:pPr>
      <w:r>
        <w:t xml:space="preserve">The Corporation may be dissolved by two-thirds (2/3) vote of the Contributing Research Partners at a properly noticed meeting. Upon dissolution, assets shall be distributed exclusively to one or more organizations exempt under Section 501(c)(3) or to governmental entities for public purposes, as determined by the Board in accordance with applicable law.</w:t>
      </w:r>
    </w:p>
    <w:p>
      <w:pPr>
        <w:pStyle w:val="Heading1"/>
        <w:spacing w:after="160" w:before="320"/>
        <w:jc w:val="left"/>
      </w:pPr>
      <w:r>
        <w:t xml:space="preserve">ARTICLE X: MISCELLANEOUS PROVISIONS</w:t>
      </w:r>
    </w:p>
    <w:p>
      <w:pPr>
        <w:pStyle w:val="Heading2"/>
        <w:spacing w:after="120" w:before="240"/>
      </w:pPr>
      <w:r>
        <w:t xml:space="preserve">Section 10.1: Registered Office and Agent</w:t>
      </w:r>
    </w:p>
    <w:p>
      <w:pPr>
        <w:spacing w:after="100" w:before="60" w:line="290"/>
        <w:jc w:val="left"/>
      </w:pPr>
      <w:r>
        <w:t xml:space="preserve">The Corporation shall continuously maintain a registered office and registered agent in Kentucky as required by law.</w:t>
      </w:r>
    </w:p>
    <w:p>
      <w:pPr>
        <w:pStyle w:val="Heading2"/>
        <w:spacing w:after="120" w:before="240"/>
      </w:pPr>
      <w:r>
        <w:t xml:space="preserve">Section 10.2: Corporate Seal</w:t>
      </w:r>
    </w:p>
    <w:p>
      <w:pPr>
        <w:spacing w:after="100" w:before="60" w:line="290"/>
        <w:jc w:val="left"/>
      </w:pPr>
      <w:r>
        <w:t xml:space="preserve">The Corporation may adopt a corporate seal, the use or absence of which shall not affect the validity of corporate documents.</w:t>
      </w:r>
    </w:p>
    <w:p>
      <w:pPr>
        <w:pStyle w:val="Heading2"/>
        <w:spacing w:after="120" w:before="240"/>
      </w:pPr>
      <w:r>
        <w:t xml:space="preserve">Section 10.3: Execution of Documents</w:t>
      </w:r>
    </w:p>
    <w:p>
      <w:pPr>
        <w:spacing w:after="100" w:before="60" w:line="290"/>
        <w:jc w:val="left"/>
      </w:pPr>
      <w:r>
        <w:t xml:space="preserve">Documents may be executed by such officers as authorized by the Board, in accordance with board policies and applicable law.</w:t>
      </w:r>
    </w:p>
    <w:p>
      <w:pPr>
        <w:pStyle w:val="Heading2"/>
        <w:spacing w:after="120" w:before="240"/>
      </w:pPr>
      <w:r>
        <w:t xml:space="preserve">Section 10.4: Electronic Communications</w:t>
      </w:r>
    </w:p>
    <w:p>
      <w:pPr>
        <w:spacing w:after="100" w:before="60" w:line="290"/>
        <w:jc w:val="left"/>
      </w:pPr>
      <w:r>
        <w:t xml:space="preserve">Notice and other communications may be given electronically in accordance with applicable law and board policies.</w:t>
      </w:r>
    </w:p>
    <w:p>
      <w:r>
        <w:br w:type="page"/>
      </w:r>
    </w:p>
    <w:p>
      <w:pPr>
        <w:shd w:fill="FFF2CC" w:val="clear"/>
        <w:spacing w:after="80" w:before="160"/>
      </w:pPr>
      <w:ins w:id="50" w:author="Jodson B. Graves" w:date="2026-05-13T12:00:00Z">
        <w:r>
          <w:rPr>
            <w:b/>
            <w:bCs/>
            <w:color w:val="7F5F00"/>
          </w:rPr>
          <w:t xml:space="preserve">  — BEGIN INSERTION (Amendment Four — new Article XI) —  </w:t>
        </w:r>
      </w:ins>
    </w:p>
    <w:p>
      <w:pPr>
        <w:pStyle w:val="Heading1"/>
        <w:spacing w:after="160" w:before="320"/>
        <w:jc w:val="left"/>
      </w:pPr>
      <w:ins w:id="51" w:author="Jodson B. Graves" w:date="2026-05-13T12:00:00Z">
        <w:r>
          <w:rPr>
            <w:b/>
            <w:bCs/>
          </w:rPr>
          <w:t xml:space="preserve">ARTICLE XI: CONTRIBUTOR COVENANT</w:t>
        </w:r>
      </w:ins>
    </w:p>
    <w:p>
      <w:pPr>
        <w:pStyle w:val="Heading2"/>
        <w:spacing w:after="120" w:before="240"/>
      </w:pPr>
      <w:ins w:id="52" w:author="Jodson B. Graves" w:date="2026-05-13T12:00:00Z">
        <w:r>
          <w:rPr>
            <w:b/>
            <w:bCs/>
          </w:rPr>
          <w:t xml:space="preserve">Section 11.1: Scope of Contribution</w:t>
        </w:r>
      </w:ins>
    </w:p>
    <w:p>
      <w:pPr>
        <w:spacing w:after="100" w:before="60" w:line="290"/>
        <w:jc w:val="left"/>
      </w:pPr>
      <w:ins w:id="53" w:author="Jodson B. Graves" w:date="2026-05-13T12:00:00Z">
        <w:r>
          <w:t xml:space="preserve">When a person presents an idea or work — whether implicitly or explicitly — in the capacity of a member, volunteer, or other contributor to the Institute, that idea or work is a contribution toward the Institute’s end product. A contribution, once submitted, becomes the property of the digital commons and may not be reclaimed by the contributor. Contributions include copyrighted works published under the GNU Affero General Public License version 3 (AGPL-3), and unpublished works in code, text, or other media, including ideas presented in conversation when offered in the contributor’s capacity.</w:t>
        </w:r>
      </w:ins>
    </w:p>
    <w:p>
      <w:pPr>
        <w:pStyle w:val="Heading2"/>
        <w:spacing w:after="120" w:before="240"/>
      </w:pPr>
      <w:ins w:id="54" w:author="Jodson B. Graves" w:date="2026-05-13T12:00:00Z">
        <w:r>
          <w:rPr>
            <w:b/>
            <w:bCs/>
          </w:rPr>
          <w:t xml:space="preserve">Section 11.2: Privacy Carve-Out</w:t>
        </w:r>
      </w:ins>
    </w:p>
    <w:p>
      <w:pPr>
        <w:spacing w:after="100" w:before="60" w:line="290"/>
        <w:jc w:val="left"/>
      </w:pPr>
      <w:ins w:id="55" w:author="Jodson B. Graves" w:date="2026-05-13T12:00:00Z">
        <w:r>
          <w:t xml:space="preserve">This Article does not waive the privacy rights or data sovereignty of contributors or of third parties referenced in any contribution. The fundamental commitment to privacy-first principles and user data sovereignty under Article I, Section 1.4(2) governs the handling of personally identifying information regardless of whether such information appears in a contribution. Conversation is not, by virtue of its occurrence, deemed a contribution; only ideas and works submitted in the contributor’s capacity fall within the scope of this Article.</w:t>
        </w:r>
      </w:ins>
    </w:p>
    <w:p>
      <w:pPr>
        <w:pStyle w:val="Heading2"/>
        <w:spacing w:after="120" w:before="240"/>
      </w:pPr>
      <w:ins w:id="56" w:author="Jodson B. Graves" w:date="2026-05-13T12:00:00Z">
        <w:r>
          <w:rPr>
            <w:b/>
            <w:bCs/>
          </w:rPr>
          <w:t xml:space="preserve">Section 11.3: The Public to Whom Contribution Is Owed</w:t>
        </w:r>
      </w:ins>
    </w:p>
    <w:p>
      <w:pPr>
        <w:spacing w:after="100" w:before="60" w:line="290"/>
        <w:jc w:val="left"/>
      </w:pPr>
      <w:ins w:id="57" w:author="Jodson B. Graves" w:date="2026-05-13T12:00:00Z">
        <w:r>
          <w:t xml:space="preserve">Contributors understand that their work is undertaken on behalf of the special — that is, species-wide — public. Contributors shall act with respect for, but not necessarily adherence to, political and cultural restrictions encountered in the course of that work.</w:t>
        </w:r>
      </w:ins>
    </w:p>
    <w:p>
      <w:pPr>
        <w:pStyle w:val="Heading2"/>
        <w:spacing w:after="120" w:before="240"/>
      </w:pPr>
      <w:ins w:id="58" w:author="Jodson B. Graves" w:date="2026-05-13T12:00:00Z">
        <w:r>
          <w:rPr>
            <w:b/>
            <w:bCs/>
          </w:rPr>
          <w:t xml:space="preserve">Section 11.4: Philosophical Foundations</w:t>
        </w:r>
      </w:ins>
    </w:p>
    <w:p>
      <w:pPr>
        <w:spacing w:after="100" w:before="60" w:line="290"/>
        <w:jc w:val="left"/>
      </w:pPr>
      <w:ins w:id="59" w:author="Jodson B. Graves" w:date="2026-05-13T12:00:00Z">
        <w:r>
          <w:t xml:space="preserve">Contributors shall strive to honor the philosophical foundations of the Institute: Maximum Observational Diversity (MOD), Minimum Sustainable Projection (MSP), and the Scientific Method as Necessary Ritual. Brief definitions follow; the full statements are set forth at Appendix B.</w:t>
        </w:r>
      </w:ins>
    </w:p>
    <w:p>
      <w:pPr>
        <w:pStyle w:val="Heading3"/>
        <w:spacing w:after="100" w:before="200"/>
      </w:pPr>
      <w:ins w:id="60" w:author="Jodson B. Graves" w:date="2026-05-13T12:00:00Z">
        <w:r>
          <w:rPr>
            <w:b/>
            <w:bCs/>
          </w:rPr>
          <w:t xml:space="preserve">Maximum Observational Diversity (MOD)</w:t>
        </w:r>
      </w:ins>
    </w:p>
    <w:p>
      <w:pPr>
        <w:spacing w:after="100" w:before="60" w:line="290"/>
        <w:jc w:val="left"/>
      </w:pPr>
      <w:ins w:id="61" w:author="Jodson B. Graves" w:date="2026-05-13T12:00:00Z">
        <w:r>
          <w:t xml:space="preserve">A methodological principle for distinguishing emergent patterns from projected ones. When observations are gathered from maximally diverse and independent sources — temporally, culturally, disciplinarily, and across scales — maintaining a false pattern becomes computationally expensive, leaving convergent patterns that emerge from the elements themselves.</w:t>
        </w:r>
      </w:ins>
    </w:p>
    <w:p>
      <w:pPr>
        <w:pStyle w:val="Heading3"/>
        <w:spacing w:after="100" w:before="200"/>
      </w:pPr>
      <w:ins w:id="62" w:author="Jodson B. Graves" w:date="2026-05-13T12:00:00Z">
        <w:r>
          <w:rPr>
            <w:b/>
            <w:bCs/>
          </w:rPr>
          <w:t xml:space="preserve">Minimum Sustainable Projection (MSP)</w:t>
        </w:r>
      </w:ins>
    </w:p>
    <w:p>
      <w:pPr>
        <w:spacing w:after="100" w:before="60" w:line="290"/>
        <w:jc w:val="left"/>
      </w:pPr>
      <w:ins w:id="63" w:author="Jodson B. Graves" w:date="2026-05-13T12:00:00Z">
        <w:r>
          <w:t xml:space="preserve">An architectural principle for building systems where truth-aligned behavior becomes the path of least resistance. Systems are constructed using only the minimal assumptions necessary, with those projections designed to align with emergent patterns. The thermodynamic gradient thus favors honest participation over deception.</w:t>
        </w:r>
      </w:ins>
    </w:p>
    <w:p>
      <w:pPr>
        <w:pStyle w:val="Heading3"/>
        <w:spacing w:after="100" w:before="200"/>
      </w:pPr>
      <w:ins w:id="64" w:author="Jodson B. Graves" w:date="2026-05-13T12:00:00Z">
        <w:r>
          <w:rPr>
            <w:b/>
            <w:bCs/>
          </w:rPr>
          <w:t xml:space="preserve">The Scientific Method as Necessary Ritual</w:t>
        </w:r>
      </w:ins>
    </w:p>
    <w:p>
      <w:pPr>
        <w:spacing w:after="100" w:before="60" w:line="290"/>
        <w:jc w:val="left"/>
      </w:pPr>
      <w:ins w:id="65" w:author="Jodson B. Graves" w:date="2026-05-13T12:00:00Z">
        <w:r>
          <w:t xml:space="preserve">The formalized, communal practice that sits between MOD and MSP, metabolizing observations into validated knowledge through sacred doubt, distributed validation, and falsifiability. The scientific method is understood here as ritual rather than mere procedure — the species-level practice that maintains epistemic hygiene across time and distance.</w:t>
        </w:r>
      </w:ins>
    </w:p>
    <w:p>
      <w:pPr>
        <w:pStyle w:val="Heading2"/>
        <w:spacing w:after="120" w:before="240"/>
      </w:pPr>
      <w:ins w:id="66" w:author="Jodson B. Graves" w:date="2026-05-13T12:00:00Z">
        <w:r>
          <w:rPr>
            <w:b/>
            <w:bCs/>
          </w:rPr>
          <w:t xml:space="preserve">Section 11.5: Scope and Effect</w:t>
        </w:r>
      </w:ins>
    </w:p>
    <w:p>
      <w:pPr>
        <w:spacing w:after="100" w:before="60" w:line="290"/>
        <w:jc w:val="left"/>
      </w:pPr>
      <w:ins w:id="67" w:author="Jodson B. Graves" w:date="2026-05-13T12:00:00Z">
        <w:r>
          <w:t xml:space="preserve">This Article applies to all contributions accepted by the Institute on or after the effective date of this Article. Acceptance of Corporation membership, volunteer engagement, or any tooling access provisioned through Corporation shared workspaces shall constitute acknowledgment of this Article.</w:t>
        </w:r>
      </w:ins>
    </w:p>
    <w:p>
      <w:pPr>
        <w:shd w:fill="FFF2CC" w:val="clear"/>
        <w:spacing w:after="80" w:before="160"/>
      </w:pPr>
      <w:ins w:id="68" w:author="Jodson B. Graves" w:date="2026-05-13T12:00:00Z">
        <w:r>
          <w:rPr>
            <w:b/>
            <w:bCs/>
            <w:color w:val="7F5F00"/>
          </w:rPr>
          <w:t xml:space="preserve">  — END INSERTION —  </w:t>
        </w:r>
      </w:ins>
    </w:p>
    <w:p>
      <w:r>
        <w:br w:type="page"/>
      </w:r>
    </w:p>
    <w:p>
      <w:pPr>
        <w:pStyle w:val="Heading1"/>
        <w:spacing w:after="160" w:before="320"/>
        <w:jc w:val="left"/>
      </w:pPr>
      <w:r>
        <w:t xml:space="preserve">APPENDIX A: WORKING GROUP CHARTER TEMPLATE</w:t>
      </w:r>
    </w:p>
    <w:p>
      <w:pPr>
        <w:spacing w:after="100" w:before="60" w:line="290"/>
        <w:jc w:val="left"/>
      </w:pPr>
      <w:r>
        <w:rPr>
          <w:i/>
          <w:iCs/>
          <w:color w:val="555555"/>
        </w:rPr>
        <w:t xml:space="preserve">Appendix A (Working Group Charter Template) is preserved from the prior version of these bylaws without modification. The full text appears in the master bylaws record at P1-001. No tracked-change is proposed to Appendix A by this amendment cycle.</w:t>
      </w:r>
    </w:p>
    <w:p>
      <w:r>
        <w:br w:type="page"/>
      </w:r>
    </w:p>
    <w:p>
      <w:pPr>
        <w:shd w:fill="FFF2CC" w:val="clear"/>
        <w:spacing w:after="80" w:before="160"/>
      </w:pPr>
      <w:ins w:id="69" w:author="Jodson B. Graves" w:date="2026-05-13T12:00:00Z">
        <w:r>
          <w:rPr>
            <w:b/>
            <w:bCs/>
            <w:color w:val="7F5F00"/>
          </w:rPr>
          <w:t xml:space="preserve">  — BEGIN INSERTION (Amendment Four — new Appendix B) —  </w:t>
        </w:r>
      </w:ins>
    </w:p>
    <w:p>
      <w:pPr>
        <w:pStyle w:val="Heading1"/>
        <w:spacing w:after="160" w:before="320"/>
        <w:jc w:val="left"/>
      </w:pPr>
      <w:ins w:id="70" w:author="Jodson B. Graves" w:date="2026-05-13T12:00:00Z">
        <w:r>
          <w:rPr>
            <w:b/>
            <w:bCs/>
          </w:rPr>
          <w:t xml:space="preserve">APPENDIX B: PHILOSOPHICAL FOUNDATIONS</w:t>
        </w:r>
      </w:ins>
    </w:p>
    <w:p>
      <w:pPr>
        <w:spacing w:after="100" w:before="60" w:line="290"/>
        <w:jc w:val="left"/>
      </w:pPr>
      <w:ins w:id="71" w:author="Jodson B. Graves" w:date="2026-05-13T12:00:00Z">
        <w:r>
          <w:t xml:space="preserve">Incorporated by reference into Article XI (Contributor Covenant). The statements below may also be cited in connection with any deliberation conducted under Article VI, Section 6.3 (Asynchronous Discussion).</w:t>
        </w:r>
      </w:ins>
    </w:p>
    <w:p>
      <w:pPr>
        <w:pStyle w:val="Heading2"/>
        <w:spacing w:after="120" w:before="240"/>
      </w:pPr>
      <w:ins w:id="72" w:author="Jodson B. Graves" w:date="2026-05-13T12:00:00Z">
        <w:r>
          <w:rPr>
            <w:b/>
            <w:bCs/>
          </w:rPr>
          <w:t xml:space="preserve">B.1 Maximum Observational Diversity</w:t>
        </w:r>
      </w:ins>
    </w:p>
    <w:p>
      <w:pPr>
        <w:spacing w:after="100" w:before="60" w:line="290"/>
        <w:jc w:val="left"/>
      </w:pPr>
      <w:ins w:id="73" w:author="Jodson B. Graves" w:date="2026-05-13T12:00:00Z">
        <w:r>
          <w:t xml:space="preserve">Maximum Observational Diversity is the methodological principle that genuine emergent patterns can be distinguished from projected ones by gathering observations from maximally diverse, independent sources. When observers share cultural frameworks, communication channels, or conceptual languages, their observations can reinforce one another’s projections; everyone seeing the same thing does not make it true if everyone is looking through the same lens.</w:t>
        </w:r>
      </w:ins>
    </w:p>
    <w:p>
      <w:pPr>
        <w:spacing w:after="100" w:before="60" w:line="290"/>
        <w:jc w:val="left"/>
      </w:pPr>
      <w:ins w:id="74" w:author="Jodson B. Graves" w:date="2026-05-13T12:00:00Z">
        <w:r>
          <w:t xml:space="preserve">True diversity of observation requires temporal independence (observations separated across centuries or millennia, before modern communication could synchronize perspectives), cultural independence (observations from cultures without historical contact), disciplinary independence (different fields with different methodologies), and scale independence (patterns appearing at atomic, molecular, cellular, organismal, and social scales).</w:t>
        </w:r>
      </w:ins>
    </w:p>
    <w:p>
      <w:pPr>
        <w:spacing w:after="100" w:before="60" w:line="290"/>
        <w:jc w:val="left"/>
      </w:pPr>
      <w:ins w:id="75" w:author="Jodson B. Graves" w:date="2026-05-13T12:00:00Z">
        <w:r>
          <w:t xml:space="preserve">The principle operates on a thermodynamic insight: maintaining a false or projected pattern across truly diverse observations requires exponentially more energy than maintaining a true emergent pattern. MOD makes lying thermodynamically unfavorable — not through moral pressure or social enforcement, but through the physics of information maintenance across independent observation.</w:t>
        </w:r>
      </w:ins>
    </w:p>
    <w:p>
      <w:pPr>
        <w:spacing w:after="100" w:before="60" w:line="290"/>
        <w:jc w:val="left"/>
      </w:pPr>
      <w:ins w:id="76" w:author="Jodson B. Graves" w:date="2026-05-13T12:00:00Z">
        <w:r>
          <w:rPr>
            <w:i/>
            <w:iCs/>
          </w:rPr>
          <w:t xml:space="preserve">Full statement: </w:t>
        </w:r>
      </w:ins>
      <w:ins w:id="77" w:author="Jodson B. Graves" w:date="2026-05-13T12:00:00Z">
        <w:r>
          <w:t xml:space="preserve">https://www.ntari.org/post/maximum-observational-diversity</w:t>
        </w:r>
      </w:ins>
    </w:p>
    <w:p>
      <w:pPr>
        <w:pStyle w:val="Heading2"/>
        <w:spacing w:after="120" w:before="240"/>
      </w:pPr>
      <w:ins w:id="78" w:author="Jodson B. Graves" w:date="2026-05-13T12:00:00Z">
        <w:r>
          <w:rPr>
            <w:b/>
            <w:bCs/>
          </w:rPr>
          <w:t xml:space="preserve">B.2 Minimum Sustainable Projection</w:t>
        </w:r>
      </w:ins>
    </w:p>
    <w:p>
      <w:pPr>
        <w:spacing w:after="100" w:before="60" w:line="290"/>
        <w:jc w:val="left"/>
      </w:pPr>
      <w:ins w:id="79" w:author="Jodson B. Graves" w:date="2026-05-13T12:00:00Z">
        <w:r>
          <w:t xml:space="preserve">Minimum Sustainable Projection is the architectural principle for building systems where truth-aligned behavior becomes the path of least resistance. Every system requires some projection — assumptions, abstractions, conventions — because we cannot build directly on raw reality. The principle is not to eliminate projection but to use only the minimum necessary, designing those projections to align with emergent patterns rather than fighting against them.</w:t>
        </w:r>
      </w:ins>
    </w:p>
    <w:p>
      <w:pPr>
        <w:spacing w:after="100" w:before="60" w:line="290"/>
        <w:jc w:val="left"/>
      </w:pPr>
      <w:ins w:id="80" w:author="Jodson B. Graves" w:date="2026-05-13T12:00:00Z">
        <w:r>
          <w:t xml:space="preserve">A projection is minimal when it cannot be removed without system collapse, when it aligns with observable emergent patterns, when it enables rather than constrains, and when it can evolve with new observations. A projection is sustainable when truth-aligned behavior costs less energy than deception, when error correction is metabolized cooperatively, when distributed observation can validate claims, and when the system reinforces its own health through feedback.</w:t>
        </w:r>
      </w:ins>
    </w:p>
    <w:p>
      <w:pPr>
        <w:spacing w:after="100" w:before="60" w:line="290"/>
        <w:jc w:val="left"/>
      </w:pPr>
      <w:ins w:id="81" w:author="Jodson B. Graves" w:date="2026-05-13T12:00:00Z">
        <w:r>
          <w:t xml:space="preserve">Applied to NTARI’s technical and governance choices, MSP favors distributed validation over centralized authority, AGPL-3 transparency over proprietary opacity, user data sovereignty, and cooperative ownership. The principle is one of humility — our projections are always partial, always potentially mistaken, and the path to truth runs through doubt, distribution, and thermodynamic alignment with what already emerges from reality.</w:t>
        </w:r>
      </w:ins>
    </w:p>
    <w:p>
      <w:pPr>
        <w:spacing w:after="100" w:before="60" w:line="290"/>
        <w:jc w:val="left"/>
      </w:pPr>
      <w:ins w:id="82" w:author="Jodson B. Graves" w:date="2026-05-13T12:00:00Z">
        <w:r>
          <w:rPr>
            <w:i/>
            <w:iCs/>
          </w:rPr>
          <w:t xml:space="preserve">Full statement: </w:t>
        </w:r>
      </w:ins>
      <w:ins w:id="83" w:author="Jodson B. Graves" w:date="2026-05-13T12:00:00Z">
        <w:r>
          <w:t xml:space="preserve">https://www.ntari.org/post/minimum-sustainable-projection</w:t>
        </w:r>
      </w:ins>
    </w:p>
    <w:p>
      <w:pPr>
        <w:pStyle w:val="Heading2"/>
        <w:spacing w:after="120" w:before="240"/>
      </w:pPr>
      <w:ins w:id="84" w:author="Jodson B. Graves" w:date="2026-05-13T12:00:00Z">
        <w:r>
          <w:rPr>
            <w:b/>
            <w:bCs/>
          </w:rPr>
          <w:t xml:space="preserve">B.3 The Scientific Method as Necessary Ritual</w:t>
        </w:r>
      </w:ins>
    </w:p>
    <w:p>
      <w:pPr>
        <w:spacing w:after="100" w:before="60" w:line="290"/>
        <w:jc w:val="left"/>
      </w:pPr>
      <w:ins w:id="85" w:author="Jodson B. Graves" w:date="2026-05-13T12:00:00Z">
        <w:r>
          <w:t xml:space="preserve">The scientific method sits at the precise intersection of MOD and MSP. It is neither pure discovery nor pure implementation but the necessary ritual that metabolizes observations into validated knowledge through disciplined doubt, distributed observation, and thermodynamic alignment.</w:t>
        </w:r>
      </w:ins>
    </w:p>
    <w:p>
      <w:pPr>
        <w:spacing w:after="100" w:before="60" w:line="290"/>
        <w:jc w:val="left"/>
      </w:pPr>
      <w:ins w:id="86" w:author="Jodson B. Graves" w:date="2026-05-13T12:00:00Z">
        <w:r>
          <w:t xml:space="preserve">We typically call it the scientific “method” — a procedure, a technique. This framing misses something essential. It is ritual: a formalized, repeated, communal practice that maintains a relationship with something beyond individual understanding. Its ritual aspects are formalized practice (hypothesis, experiment, analysis, publication — performed the same regardless of individual belief), communal participation (peer review, replication, shared standards), repeated performance, sacred doubt (skepticism as reverence for truth beyond individual certainty), initiation and apprenticeship, and collective memory through literature and citation.</w:t>
        </w:r>
      </w:ins>
    </w:p>
    <w:p>
      <w:pPr>
        <w:spacing w:after="100" w:before="60" w:line="290"/>
        <w:jc w:val="left"/>
      </w:pPr>
      <w:ins w:id="87" w:author="Jodson B. Graves" w:date="2026-05-13T12:00:00Z">
        <w:r>
          <w:t xml:space="preserve">The ritual’s core principles are doubt as sacred practice, reproducibility as distributed consensus, falsifiability as humility before truth, and community as a necessary condition — science cannot be performed in isolation. Where the ritual is corrupted by publication bias, p-hacking, funding capture, or appeals to authority, the remedy is not to abandon it but to reinvigorate its sacred core.</w:t>
        </w:r>
      </w:ins>
    </w:p>
    <w:p>
      <w:pPr>
        <w:spacing w:after="100" w:before="60" w:line="290"/>
        <w:jc w:val="left"/>
      </w:pPr>
      <w:ins w:id="88" w:author="Jodson B. Graves" w:date="2026-05-13T12:00:00Z">
        <w:r>
          <w:rPr>
            <w:i/>
            <w:iCs/>
          </w:rPr>
          <w:t xml:space="preserve">Full statement: </w:t>
        </w:r>
      </w:ins>
      <w:ins w:id="89" w:author="Jodson B. Graves" w:date="2026-05-13T12:00:00Z">
        <w:r>
          <w:t xml:space="preserve">https://www.ntari.org/post/the-scientific-method-as-necessary-ritual</w:t>
        </w:r>
      </w:ins>
    </w:p>
    <w:p>
      <w:pPr>
        <w:shd w:fill="FFF2CC" w:val="clear"/>
        <w:spacing w:after="80" w:before="160"/>
      </w:pPr>
      <w:ins w:id="90" w:author="Jodson B. Graves" w:date="2026-05-13T12:00:00Z">
        <w:r>
          <w:rPr>
            <w:b/>
            <w:bCs/>
            <w:color w:val="7F5F00"/>
          </w:rPr>
          <w:t xml:space="preserve">  — END INSERTION —  </w:t>
        </w:r>
      </w:ins>
    </w:p>
    <w:p>
      <w:r>
        <w:br w:type="page"/>
      </w:r>
    </w:p>
    <w:p>
      <w:pPr>
        <w:shd w:fill="FFF2CC" w:val="clear"/>
        <w:spacing w:after="80" w:before="160"/>
      </w:pPr>
      <w:ins w:id="91" w:author="Jodson B. Graves" w:date="2026-05-13T12:00:00Z">
        <w:r>
          <w:rPr>
            <w:b/>
            <w:bCs/>
            <w:color w:val="7F5F00"/>
          </w:rPr>
          <w:t xml:space="preserve">  — BEGIN INSERTION (Amendment Two — new Appendix C; P1-003 board policy) —  </w:t>
        </w:r>
      </w:ins>
    </w:p>
    <w:p>
      <w:pPr>
        <w:pStyle w:val="Heading1"/>
        <w:spacing w:after="160" w:before="320"/>
        <w:jc w:val="left"/>
      </w:pPr>
      <w:ins w:id="92" w:author="Jodson B. Graves" w:date="2026-05-13T12:00:00Z">
        <w:r>
          <w:rPr>
            <w:b/>
            <w:bCs/>
          </w:rPr>
          <w:t xml:space="preserve">APPENDIX C: P1-003 CONTINUOUS BOARD MEETING POLICY</w:t>
        </w:r>
      </w:ins>
    </w:p>
    <w:p>
      <w:pPr>
        <w:spacing w:after="100" w:before="60" w:line="290"/>
        <w:jc w:val="left"/>
      </w:pPr>
      <w:ins w:id="93" w:author="Jodson B. Graves" w:date="2026-05-13T12:00:00Z">
        <w:r>
          <w:t xml:space="preserve">Submitted March 5, 2026. Adopted by board written consent under KRS 273.375. Resident in the Continuous Meeting Guide pinned to the #board-of-directors channel.</w:t>
        </w:r>
      </w:ins>
    </w:p>
    <w:p>
      <w:pPr>
        <w:pStyle w:val="Heading2"/>
        <w:spacing w:after="120" w:before="240"/>
      </w:pPr>
      <w:ins w:id="94" w:author="Jodson B. Graves" w:date="2026-05-13T12:00:00Z">
        <w:r>
          <w:rPr>
            <w:b/>
            <w:bCs/>
          </w:rPr>
          <w:t xml:space="preserve">Author’s Note</w:t>
        </w:r>
      </w:ins>
    </w:p>
    <w:p>
      <w:pPr>
        <w:spacing w:after="100" w:before="60" w:line="290"/>
        <w:jc w:val="left"/>
      </w:pPr>
      <w:ins w:id="95" w:author="Jodson B. Graves" w:date="2026-05-13T12:00:00Z">
        <w:r>
          <w:t xml:space="preserve">The internet gives us the opportunity to reach each other continuously, superseding the state requirement for in-person meetings. This improvement is supported by the bylaws. The following language becomes P1-003 Continuous Board Meeting Policy, residing in the Continuous Meeting Guide in the #board-of-directors channel.</w:t>
        </w:r>
      </w:ins>
    </w:p>
    <w:p>
      <w:pPr>
        <w:pStyle w:val="Heading2"/>
        <w:spacing w:after="120" w:before="240"/>
      </w:pPr>
      <w:ins w:id="96" w:author="Jodson B. Graves" w:date="2026-05-13T12:00:00Z">
        <w:r>
          <w:rPr>
            <w:b/>
            <w:bCs/>
          </w:rPr>
          <w:t xml:space="preserve">Designation</w:t>
        </w:r>
      </w:ins>
    </w:p>
    <w:p>
      <w:pPr>
        <w:pStyle w:val="ListParagraph"/>
        <w:numPr>
          <w:ilvl w:val="0"/>
          <w:numId w:val="2"/>
        </w:numPr>
        <w:spacing w:after="60" w:before="40" w:line="290"/>
      </w:pPr>
      <w:ins w:id="97" w:author="Jodson B. Graves" w:date="2026-05-13T12:00:00Z">
        <w:r>
          <w:t xml:space="preserve">Channel: #board-of-directors</w:t>
        </w:r>
      </w:ins>
    </w:p>
    <w:p>
      <w:pPr>
        <w:pStyle w:val="ListParagraph"/>
        <w:numPr>
          <w:ilvl w:val="0"/>
          <w:numId w:val="2"/>
        </w:numPr>
        <w:spacing w:after="60" w:before="40" w:line="290"/>
      </w:pPr>
      <w:ins w:id="98" w:author="Jodson B. Graves" w:date="2026-05-13T12:00:00Z">
        <w:r>
          <w:t xml:space="preserve">Function: Continuous Board Meeting Channel</w:t>
        </w:r>
      </w:ins>
    </w:p>
    <w:p>
      <w:pPr>
        <w:pStyle w:val="ListParagraph"/>
        <w:numPr>
          <w:ilvl w:val="0"/>
          <w:numId w:val="2"/>
        </w:numPr>
        <w:spacing w:after="60" w:before="40" w:line="290"/>
      </w:pPr>
      <w:ins w:id="99" w:author="Jodson B. Graves" w:date="2026-05-13T12:00:00Z">
        <w:r>
          <w:t xml:space="preserve">Effective: Upon board adoption as a written consent action per KRS 273.375</w:t>
        </w:r>
      </w:ins>
    </w:p>
    <w:p>
      <w:pPr>
        <w:pStyle w:val="Heading2"/>
        <w:spacing w:after="120" w:before="240"/>
      </w:pPr>
      <w:ins w:id="100" w:author="Jodson B. Graves" w:date="2026-05-13T12:00:00Z">
        <w:r>
          <w:rPr>
            <w:b/>
            <w:bCs/>
          </w:rPr>
          <w:t xml:space="preserve">Legal and Governance Basis</w:t>
        </w:r>
      </w:ins>
    </w:p>
    <w:p>
      <w:pPr>
        <w:spacing w:after="100" w:before="60" w:line="290"/>
        <w:jc w:val="left"/>
      </w:pPr>
      <w:ins w:id="101" w:author="Jodson B. Graves" w:date="2026-05-13T12:00:00Z">
        <w:r>
          <w:t xml:space="preserve">KRS 273.375 — Director Action Without Meeting — is the operative authority. Kentucky law permits board action outside a formal meeting when all directors provide written consent describing the action taken, filed with corporate records. A persistent, director-exclusive Slack channel satisfies this requirement: each vote or consent posted constitutes a signed written consent, and the channel’s message history serves as the corporate record. This is cleaner than KRS 273.223 (place and notice of meetings), which governs synchronous sessions.</w:t>
        </w:r>
      </w:ins>
    </w:p>
    <w:p>
      <w:pPr>
        <w:spacing w:after="100" w:before="60" w:line="290"/>
        <w:jc w:val="left"/>
      </w:pPr>
      <w:ins w:id="102" w:author="Jodson B. Graves" w:date="2026-05-13T12:00:00Z">
        <w:r>
          <w:t xml:space="preserve">NTARI Bylaws Section 3.5 establishes the quarterly minimum meeting cadence and quorum requirements (majority of directors in office). The continuous channel does not replace the quarterly requirement — it fulfills and exceeds it by enabling between-meeting governance actions that are fully documented.</w:t>
        </w:r>
      </w:ins>
    </w:p>
    <w:p>
      <w:pPr>
        <w:pStyle w:val="Heading2"/>
        <w:spacing w:after="120" w:before="240"/>
      </w:pPr>
      <w:ins w:id="103" w:author="Jodson B. Graves" w:date="2026-05-13T12:00:00Z">
        <w:r>
          <w:rPr>
            <w:b/>
            <w:bCs/>
          </w:rPr>
          <w:t xml:space="preserve">P2-001 Classification</w:t>
        </w:r>
      </w:ins>
    </w:p>
    <w:p>
      <w:pPr>
        <w:spacing w:after="100" w:before="60" w:line="290"/>
        <w:jc w:val="left"/>
      </w:pPr>
      <w:ins w:id="104" w:author="Jodson B. Graves" w:date="2026-05-13T12:00:00Z">
        <w:r>
          <w:t xml:space="preserve">This channel is a Priority 1 governance function: it directly supports board authority, member rights, and organizational legal status. Under P2-001’s document hierarchy, all actions recorded in this channel that constitute board decisions shall be archived and preserved as corporate records per the backup requirements in P2-001 Article VI.</w:t>
        </w:r>
      </w:ins>
    </w:p>
    <w:p>
      <w:pPr>
        <w:pStyle w:val="Heading2"/>
        <w:spacing w:after="120" w:before="240"/>
      </w:pPr>
      <w:ins w:id="105" w:author="Jodson B. Graves" w:date="2026-05-13T12:00:00Z">
        <w:r>
          <w:rPr>
            <w:b/>
            <w:bCs/>
          </w:rPr>
          <w:t xml:space="preserve">Operating Parameters</w:t>
        </w:r>
      </w:ins>
    </w:p>
    <w:p>
      <w:pPr>
        <w:pStyle w:val="ListParagraph"/>
        <w:numPr>
          <w:ilvl w:val="0"/>
          <w:numId w:val="2"/>
        </w:numPr>
        <w:spacing w:after="60" w:before="40" w:line="290"/>
      </w:pPr>
      <w:ins w:id="106" w:author="Jodson B. Graves" w:date="2026-05-13T12:00:00Z">
        <w:r>
          <w:rPr>
            <w:b/>
            <w:bCs/>
          </w:rPr>
          <w:t xml:space="preserve">Access: </w:t>
        </w:r>
      </w:ins>
      <w:ins w:id="107" w:author="Jodson B. Graves" w:date="2026-05-13T12:00:00Z">
        <w:r>
          <w:t xml:space="preserve">Directors only.</w:t>
        </w:r>
      </w:ins>
    </w:p>
    <w:p>
      <w:pPr>
        <w:pStyle w:val="ListParagraph"/>
        <w:numPr>
          <w:ilvl w:val="0"/>
          <w:numId w:val="2"/>
        </w:numPr>
        <w:spacing w:after="60" w:before="40" w:line="290"/>
      </w:pPr>
      <w:ins w:id="108" w:author="Jodson B. Graves" w:date="2026-05-13T12:00:00Z">
        <w:r>
          <w:rPr>
            <w:b/>
            <w:bCs/>
          </w:rPr>
          <w:t xml:space="preserve">Quorum: </w:t>
        </w:r>
      </w:ins>
      <w:ins w:id="109" w:author="Jodson B. Graves" w:date="2026-05-13T12:00:00Z">
        <w:r>
          <w:t xml:space="preserve">Per Bylaws Section 3.5, a majority of directors in office (5 of 8 at full composition). For KRS 273.375 written consent actions, all directors must sign — this channel supports both modes.</w:t>
        </w:r>
      </w:ins>
    </w:p>
    <w:p>
      <w:pPr>
        <w:pStyle w:val="ListParagraph"/>
        <w:numPr>
          <w:ilvl w:val="0"/>
          <w:numId w:val="2"/>
        </w:numPr>
        <w:spacing w:after="60" w:before="40" w:line="290"/>
      </w:pPr>
      <w:ins w:id="110" w:author="Jodson B. Graves" w:date="2026-05-13T12:00:00Z">
        <w:r>
          <w:rPr>
            <w:b/>
            <w:bCs/>
          </w:rPr>
          <w:t xml:space="preserve">Notice: </w:t>
        </w:r>
      </w:ins>
      <w:ins w:id="111" w:author="Jodson B. Graves" w:date="2026-05-13T12:00:00Z">
        <w:r>
          <w:t xml:space="preserve">Per KRS 273.223, at least two days’ written notice is required for director meetings. A pinned post at the top of the channel initiating a vote thread constitutes this notice. The Secretary shall @ the full board on any new agenda item post.</w:t>
        </w:r>
      </w:ins>
    </w:p>
    <w:p>
      <w:pPr>
        <w:pStyle w:val="ListParagraph"/>
        <w:numPr>
          <w:ilvl w:val="0"/>
          <w:numId w:val="2"/>
        </w:numPr>
        <w:spacing w:after="60" w:before="40" w:line="290"/>
      </w:pPr>
      <w:ins w:id="112" w:author="Jodson B. Graves" w:date="2026-05-13T12:00:00Z">
        <w:r>
          <w:rPr>
            <w:b/>
            <w:bCs/>
          </w:rPr>
          <w:t xml:space="preserve">Record of Action: </w:t>
        </w:r>
      </w:ins>
      <w:ins w:id="113" w:author="Jodson B. Graves" w:date="2026-05-13T12:00:00Z">
        <w:r>
          <w:t xml:space="preserve">Each decided item shall be pinned and referenced by the Secretary in a message formatted as: [ACTION ADOPTED — {date} — {description} — Consent: {list of directors}] before filing in minutes.</w:t>
        </w:r>
      </w:ins>
    </w:p>
    <w:p>
      <w:pPr>
        <w:pStyle w:val="ListParagraph"/>
        <w:numPr>
          <w:ilvl w:val="0"/>
          <w:numId w:val="2"/>
        </w:numPr>
        <w:spacing w:after="60" w:before="40" w:line="290"/>
      </w:pPr>
      <w:ins w:id="114" w:author="Jodson B. Graves" w:date="2026-05-13T12:00:00Z">
        <w:r>
          <w:rPr>
            <w:b/>
            <w:bCs/>
          </w:rPr>
          <w:t xml:space="preserve">Quarterly Sessions: </w:t>
        </w:r>
      </w:ins>
      <w:ins w:id="115" w:author="Jodson B. Graves" w:date="2026-05-13T12:00:00Z">
        <w:r>
          <w:t xml:space="preserve">The channel satisfies the quarterly meeting requirement when quorum is achieved and business is conducted during that quarter’s calendar window, per Bylaws Section 3.5.</w:t>
        </w:r>
      </w:ins>
    </w:p>
    <w:p>
      <w:pPr>
        <w:pStyle w:val="ListParagraph"/>
        <w:numPr>
          <w:ilvl w:val="0"/>
          <w:numId w:val="2"/>
        </w:numPr>
        <w:spacing w:after="60" w:before="40" w:line="290"/>
      </w:pPr>
      <w:ins w:id="116" w:author="Jodson B. Graves" w:date="2026-05-13T12:00:00Z">
        <w:r>
          <w:rPr>
            <w:b/>
            <w:bCs/>
          </w:rPr>
          <w:t xml:space="preserve">Proposal Process: </w:t>
        </w:r>
      </w:ins>
      <w:ins w:id="117" w:author="Jodson B. Graves" w:date="2026-05-13T12:00:00Z">
        <w:r>
          <w:t xml:space="preserve">Proposals shall be submitted with edit access granted to the channel. The document body shall lead with the date submitted in dynamic Month/day/year format. Titles shall include the word “proposal” so workflow infrastructure recognizes the document as a new proposal.</w:t>
        </w:r>
      </w:ins>
    </w:p>
    <w:p>
      <w:pPr>
        <w:pStyle w:val="Heading2"/>
        <w:spacing w:after="120" w:before="240"/>
      </w:pPr>
      <w:ins w:id="118" w:author="Jodson B. Graves" w:date="2026-05-13T12:00:00Z">
        <w:r>
          <w:rPr>
            <w:b/>
            <w:bCs/>
          </w:rPr>
          <w:t xml:space="preserve">Channel Description</w:t>
        </w:r>
      </w:ins>
    </w:p>
    <w:p>
      <w:pPr>
        <w:spacing w:after="100" w:before="60" w:line="290"/>
        <w:jc w:val="left"/>
      </w:pPr>
      <w:ins w:id="119" w:author="Jodson B. Graves" w:date="2026-05-13T12:00:00Z">
        <w:r>
          <w:rPr>
            <w:i/>
            <w:iCs/>
          </w:rPr>
          <w:t xml:space="preserve">Continuous board meeting channel — NTARI Board of Directors. Actions taken here constitute written director consent per KRS 273.375 and are incorporated into corporate minutes by the Secretary. Public forum </w:t>
        </w:r>
      </w:ins>
      <w:ins w:id="120" w:author="Jodson B. Graves" w:date="2026-05-13T12:00:00Z">
        <w:r>
          <w:rPr>
            <w:i/>
            <w:iCs/>
            <w:u w:val="single"/>
          </w:rPr>
          <w:t xml:space="preserve">with director-only voting (JBG03052026)</w:t>
        </w:r>
      </w:ins>
      <w:ins w:id="121" w:author="Jodson B. Graves" w:date="2026-05-13T12:00:00Z">
        <w:r>
          <w:rPr>
            <w:i/>
            <w:iCs/>
          </w:rPr>
          <w:t xml:space="preserve">.</w:t>
        </w:r>
      </w:ins>
    </w:p>
    <w:p>
      <w:pPr>
        <w:pStyle w:val="Heading2"/>
        <w:spacing w:after="120" w:before="240"/>
      </w:pPr>
      <w:ins w:id="122" w:author="Jodson B. Graves" w:date="2026-05-13T12:00:00Z">
        <w:r>
          <w:rPr>
            <w:b/>
            <w:bCs/>
          </w:rPr>
          <w:t xml:space="preserve">Adoption</w:t>
        </w:r>
      </w:ins>
    </w:p>
    <w:p>
      <w:pPr>
        <w:spacing w:after="100" w:before="60" w:line="290"/>
        <w:jc w:val="left"/>
      </w:pPr>
      <w:ins w:id="123" w:author="Jodson B. Graves" w:date="2026-05-13T12:00:00Z">
        <w:r>
          <w:t xml:space="preserve">This designation shall be adopted by board written consent posted in the #board-of-directors channel upon its creation, establishing the self-referential record.</w:t>
        </w:r>
      </w:ins>
    </w:p>
    <w:p>
      <w:pPr>
        <w:shd w:fill="FFF2CC" w:val="clear"/>
        <w:spacing w:after="80" w:before="160"/>
      </w:pPr>
      <w:ins w:id="124" w:author="Jodson B. Graves" w:date="2026-05-13T12:00:00Z">
        <w:r>
          <w:rPr>
            <w:b/>
            <w:bCs/>
            <w:color w:val="7F5F00"/>
          </w:rPr>
          <w:t xml:space="preserve">  — END INSERTION —  </w:t>
        </w:r>
      </w:ins>
    </w:p>
    <w:p>
      <w:r>
        <w:br w:type="page"/>
      </w:r>
    </w:p>
    <w:p>
      <w:pPr>
        <w:pStyle w:val="Heading1"/>
        <w:spacing w:after="160" w:before="320"/>
        <w:jc w:val="left"/>
      </w:pPr>
      <w:r>
        <w:t xml:space="preserve">DOCUMENT CONTROL</w:t>
      </w:r>
    </w:p>
    <w:p>
      <w:pPr>
        <w:pStyle w:val="ListParagraph"/>
        <w:numPr>
          <w:ilvl w:val="0"/>
          <w:numId w:val="2"/>
        </w:numPr>
        <w:spacing w:after="60" w:before="40" w:line="290"/>
      </w:pPr>
      <w:r>
        <w:t xml:space="preserve">Document ID: P1-001 (Bylaws — Priority 1)</w:t>
      </w:r>
    </w:p>
    <w:p>
      <w:pPr>
        <w:spacing w:after="100" w:before="60" w:line="290"/>
        <w:jc w:val="left"/>
      </w:pPr>
      <w:r>
        <w:t xml:space="preserve">Version: </w:t>
      </w:r>
      <w:del w:id="125" w:author="Jodson B. Graves" w:date="2026-05-13T12:00:00Z">
        <w:r>
          <w:delText xml:space="preserve">2.0 (Amended to include Research Collaboration Model)</w:delText>
        </w:r>
      </w:del>
      <w:ins w:id="126" w:author="Jodson B. Graves" w:date="2026-05-13T12:00:00Z">
        <w:r>
          <w:t xml:space="preserve"> 3.0 (Amended to include Asynchronous Discussion, Director Engagement Reporting, Continuous Board Meeting Policy, Membership Tier Restructure, and Contributor Covenant)</w:t>
        </w:r>
      </w:ins>
    </w:p>
    <w:p>
      <w:pPr>
        <w:spacing w:after="100" w:before="60" w:line="290"/>
        <w:jc w:val="left"/>
      </w:pPr>
      <w:r>
        <w:t xml:space="preserve">Effective Date: </w:t>
      </w:r>
      <w:del w:id="127" w:author="Jodson B. Graves" w:date="2026-05-13T12:00:00Z">
        <w:r>
          <w:delText xml:space="preserve">Oct 10, 2025</w:delText>
        </w:r>
      </w:del>
      <w:ins w:id="128" w:author="Jodson B. Graves" w:date="2026-05-13T12:00:00Z">
        <w:r>
          <w:t xml:space="preserve"> [pending membership adoption — to be filled in upon vote]</w:t>
        </w:r>
      </w:ins>
    </w:p>
    <w:p>
      <w:pPr>
        <w:pStyle w:val="ListParagraph"/>
        <w:numPr>
          <w:ilvl w:val="0"/>
          <w:numId w:val="2"/>
        </w:numPr>
        <w:spacing w:after="60" w:before="40" w:line="290"/>
      </w:pPr>
      <w:r>
        <w:t xml:space="preserve">Review Schedule: Annual review required per KRS Chapter 273</w:t>
      </w:r>
    </w:p>
    <w:p>
      <w:pPr>
        <w:pStyle w:val="ListParagraph"/>
        <w:numPr>
          <w:ilvl w:val="0"/>
          <w:numId w:val="2"/>
        </w:numPr>
        <w:spacing w:after="60" w:before="40" w:line="290"/>
      </w:pPr>
      <w:r>
        <w:t xml:space="preserve">Secretary Coordination: Required for version control and publication per P2-001</w:t>
      </w:r>
    </w:p>
    <w:p>
      <w:pPr>
        <w:spacing w:after="100" w:before="100"/>
      </w:pPr>
      <w:r>
        <w:t xml:space="preserve"/>
      </w:r>
    </w:p>
    <w:p>
      <w:pPr>
        <w:pStyle w:val="Heading2"/>
        <w:spacing w:after="120" w:before="240"/>
      </w:pPr>
      <w:r>
        <w:t xml:space="preserve">Amendment Notes — Version 3.0</w:t>
      </w:r>
    </w:p>
    <w:p>
      <w:pPr>
        <w:spacing w:after="100" w:before="60" w:line="290"/>
        <w:jc w:val="left"/>
      </w:pPr>
      <w:ins w:id="129" w:author="Jodson B. Graves" w:date="2026-05-13T12:00:00Z">
        <w:r>
          <w:t xml:space="preserve">Version 3.0 amends the bylaws to:</w:t>
        </w:r>
      </w:ins>
    </w:p>
    <w:p>
      <w:pPr>
        <w:pStyle w:val="ListParagraph"/>
        <w:numPr>
          <w:ilvl w:val="0"/>
          <w:numId w:val="2"/>
        </w:numPr>
        <w:spacing w:after="60" w:before="40" w:line="290"/>
      </w:pPr>
      <w:ins w:id="130" w:author="Jodson B. Graves" w:date="2026-05-13T12:00:00Z">
        <w:r>
          <w:t xml:space="preserve">Replace the dues schedule in Article II, Section 2.5 with a tiered access schedule (General, Media, Patron, Heavy Contributor) provisioned through Corporation shared workspaces. The voting class structure of §§2.1–2.3 is preserved unchanged.</w:t>
        </w:r>
      </w:ins>
    </w:p>
    <w:p>
      <w:pPr>
        <w:pStyle w:val="ListParagraph"/>
        <w:numPr>
          <w:ilvl w:val="0"/>
          <w:numId w:val="2"/>
        </w:numPr>
        <w:spacing w:after="60" w:before="40" w:line="290"/>
      </w:pPr>
      <w:ins w:id="131" w:author="Jodson B. Graves" w:date="2026-05-13T12:00:00Z">
        <w:r>
          <w:t xml:space="preserve">Add Article III, Section 3.10 establishing a monthly Director Engagement Reporting requirement (meeting on behalf of the Institute or direct funding above the highest membership tier).</w:t>
        </w:r>
      </w:ins>
    </w:p>
    <w:p>
      <w:pPr>
        <w:pStyle w:val="ListParagraph"/>
        <w:numPr>
          <w:ilvl w:val="0"/>
          <w:numId w:val="2"/>
        </w:numPr>
        <w:spacing w:after="60" w:before="40" w:line="290"/>
      </w:pPr>
      <w:ins w:id="132" w:author="Jodson B. Graves" w:date="2026-05-13T12:00:00Z">
        <w:r>
          <w:t xml:space="preserve">Add Article III, Section 3.11 adopting by reference the Continuous Board Meeting Policy (P1-003) set forth at Appendix C.</w:t>
        </w:r>
      </w:ins>
    </w:p>
    <w:p>
      <w:pPr>
        <w:pStyle w:val="ListParagraph"/>
        <w:numPr>
          <w:ilvl w:val="0"/>
          <w:numId w:val="2"/>
        </w:numPr>
        <w:spacing w:after="60" w:before="40" w:line="290"/>
      </w:pPr>
      <w:ins w:id="133" w:author="Jodson B. Graves" w:date="2026-05-13T12:00:00Z">
        <w:r>
          <w:t xml:space="preserve">Add Article VI, Section 6.3 defining the Asynchronous Discussion procedure as the default mode of substantive committee deliberation.</w:t>
        </w:r>
      </w:ins>
    </w:p>
    <w:p>
      <w:pPr>
        <w:pStyle w:val="ListParagraph"/>
        <w:numPr>
          <w:ilvl w:val="0"/>
          <w:numId w:val="2"/>
        </w:numPr>
        <w:spacing w:after="60" w:before="40" w:line="290"/>
      </w:pPr>
      <w:ins w:id="134" w:author="Jodson B. Graves" w:date="2026-05-13T12:00:00Z">
        <w:r>
          <w:t xml:space="preserve">Add a new Article XI (Contributor Covenant) establishing the digital-commons status of member and volunteer contributions, with an explicit privacy carve-out preserving Article I, Section 1.4(2).</w:t>
        </w:r>
      </w:ins>
    </w:p>
    <w:p>
      <w:pPr>
        <w:pStyle w:val="ListParagraph"/>
        <w:numPr>
          <w:ilvl w:val="0"/>
          <w:numId w:val="2"/>
        </w:numPr>
        <w:spacing w:after="60" w:before="40" w:line="290"/>
      </w:pPr>
      <w:ins w:id="135" w:author="Jodson B. Graves" w:date="2026-05-13T12:00:00Z">
        <w:r>
          <w:t xml:space="preserve">Add Appendix B (Philosophical Foundations) reproducing the canonical statements of Maximum Observational Diversity, Minimum Sustainable Projection, and the Scientific Method as Necessary Ritual.</w:t>
        </w:r>
      </w:ins>
    </w:p>
    <w:p>
      <w:pPr>
        <w:pStyle w:val="ListParagraph"/>
        <w:numPr>
          <w:ilvl w:val="0"/>
          <w:numId w:val="2"/>
        </w:numPr>
        <w:spacing w:after="60" w:before="40" w:line="290"/>
      </w:pPr>
      <w:ins w:id="136" w:author="Jodson B. Graves" w:date="2026-05-13T12:00:00Z">
        <w:r>
          <w:t xml:space="preserve">Add Appendix C (P1-003 Continuous Board Meeting Policy) reproducing the operative board policy for between-quarter action under KRS 273.375.</w:t>
        </w:r>
      </w:ins>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r>
      <w:rPr>
        <w:color w:val="777777"/>
        <w:sz w:val="18"/>
        <w:szCs w:val="18"/>
      </w:rPr>
      <w:t xml:space="preserve"> of </w:t>
    </w:r>
    <w:r>
      <w:rPr>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8"/>
        <w:szCs w:val="18"/>
      </w:rPr>
      <w:t xml:space="preserve">NTARI Bylaws v3.0 — Tracked-Changes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A5F"/>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100" w:before="200"/>
      <w:outlineLvl w:val="2"/>
    </w:pPr>
    <w:rPr>
      <w:rFonts w:ascii="Arial" w:cs="Arial" w:eastAsia="Arial" w:hAnsi="Arial"/>
      <w:b/>
      <w:bCs/>
      <w:i/>
      <w:i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NTARI Bylaws v3.0 — Tracked-Changes Integration</dc:title>
  <dc:creator>NTARI</dc:creator>
  <cp:lastModifiedBy>Un-named</cp:lastModifiedBy>
  <cp:revision>1</cp:revision>
  <dcterms:created xsi:type="dcterms:W3CDTF">2026-05-14T23:33:46.470Z</dcterms:created>
  <dcterms:modified xsi:type="dcterms:W3CDTF">2026-05-14T23:33:46.470Z</dcterms:modified>
</cp:coreProperties>
</file>

<file path=docProps/custom.xml><?xml version="1.0" encoding="utf-8"?>
<Properties xmlns="http://schemas.openxmlformats.org/officeDocument/2006/custom-properties" xmlns:vt="http://schemas.openxmlformats.org/officeDocument/2006/docPropsVTypes"/>
</file>